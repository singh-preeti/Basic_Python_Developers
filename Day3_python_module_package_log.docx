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7442B" w14:textId="77777777" w:rsidR="00FC0A42" w:rsidRPr="00FC0A42" w:rsidRDefault="00FC0A42" w:rsidP="00FC0A42">
      <w:r w:rsidRPr="00FC0A42">
        <w:t>In python a module means a saved python file. This file can contain a group of classes, methods, functions and variables. Every file with .</w:t>
      </w:r>
      <w:proofErr w:type="spellStart"/>
      <w:r w:rsidRPr="00FC0A42">
        <w:t>py</w:t>
      </w:r>
      <w:proofErr w:type="spellEnd"/>
      <w:r w:rsidRPr="00FC0A42">
        <w:t xml:space="preserve"> or .python extension is called a python file, in turn a module.</w:t>
      </w:r>
    </w:p>
    <w:p w14:paraId="35EEE1B7" w14:textId="77777777" w:rsidR="00FC0A42" w:rsidRPr="00FC0A42" w:rsidRDefault="00FC0A42" w:rsidP="00FC0A42">
      <w:pPr>
        <w:rPr>
          <w:b/>
          <w:bCs/>
        </w:rPr>
      </w:pPr>
      <w:r w:rsidRPr="00FC0A42">
        <w:rPr>
          <w:b/>
          <w:bCs/>
        </w:rPr>
        <w:t>Example: Modules in Python (addmultiplication.py)</w:t>
      </w:r>
    </w:p>
    <w:p w14:paraId="2855F6E2" w14:textId="77777777" w:rsidR="00FC0A42" w:rsidRPr="00FC0A42" w:rsidRDefault="00FC0A42" w:rsidP="00FC0A42">
      <w:r w:rsidRPr="00FC0A42">
        <w:t>x = 10</w:t>
      </w:r>
    </w:p>
    <w:p w14:paraId="04ED07EF" w14:textId="77777777" w:rsidR="00FC0A42" w:rsidRPr="00FC0A42" w:rsidRDefault="00FC0A42" w:rsidP="00FC0A42">
      <w:r w:rsidRPr="00FC0A42">
        <w:rPr>
          <w:b/>
          <w:bCs/>
        </w:rPr>
        <w:t>def</w:t>
      </w:r>
      <w:r w:rsidRPr="00FC0A42">
        <w:t xml:space="preserve"> sum</w:t>
      </w:r>
      <w:r w:rsidRPr="00FC0A42">
        <w:rPr>
          <w:b/>
          <w:bCs/>
        </w:rPr>
        <w:t>(</w:t>
      </w:r>
      <w:r w:rsidRPr="00FC0A42">
        <w:t>a, b</w:t>
      </w:r>
      <w:r w:rsidRPr="00FC0A42">
        <w:rPr>
          <w:b/>
          <w:bCs/>
        </w:rPr>
        <w:t>)</w:t>
      </w:r>
      <w:r w:rsidRPr="00FC0A42">
        <w:t>:</w:t>
      </w:r>
    </w:p>
    <w:p w14:paraId="14560869" w14:textId="77777777" w:rsidR="00FC0A42" w:rsidRPr="00FC0A42" w:rsidRDefault="00FC0A42" w:rsidP="00FC0A42">
      <w:r w:rsidRPr="00FC0A42">
        <w:t>print</w:t>
      </w:r>
      <w:r w:rsidRPr="00FC0A42">
        <w:rPr>
          <w:b/>
          <w:bCs/>
        </w:rPr>
        <w:t>(</w:t>
      </w:r>
      <w:r w:rsidRPr="00FC0A42">
        <w:t xml:space="preserve">"Sum of two values: " , </w:t>
      </w:r>
      <w:r w:rsidRPr="00FC0A42">
        <w:rPr>
          <w:b/>
          <w:bCs/>
        </w:rPr>
        <w:t>(</w:t>
      </w:r>
      <w:proofErr w:type="spellStart"/>
      <w:r w:rsidRPr="00FC0A42">
        <w:t>a+b</w:t>
      </w:r>
      <w:proofErr w:type="spellEnd"/>
      <w:r w:rsidRPr="00FC0A42">
        <w:rPr>
          <w:b/>
          <w:bCs/>
        </w:rPr>
        <w:t>))</w:t>
      </w:r>
    </w:p>
    <w:p w14:paraId="438D5A8B" w14:textId="77777777" w:rsidR="00FC0A42" w:rsidRPr="00FC0A42" w:rsidRDefault="00FC0A42" w:rsidP="00FC0A42">
      <w:r w:rsidRPr="00FC0A42">
        <w:rPr>
          <w:b/>
          <w:bCs/>
        </w:rPr>
        <w:t>def</w:t>
      </w:r>
      <w:r w:rsidRPr="00FC0A42">
        <w:t xml:space="preserve"> multiplication</w:t>
      </w:r>
      <w:r w:rsidRPr="00FC0A42">
        <w:rPr>
          <w:b/>
          <w:bCs/>
        </w:rPr>
        <w:t>(</w:t>
      </w:r>
      <w:r w:rsidRPr="00FC0A42">
        <w:t>a, b</w:t>
      </w:r>
      <w:r w:rsidRPr="00FC0A42">
        <w:rPr>
          <w:b/>
          <w:bCs/>
        </w:rPr>
        <w:t>)</w:t>
      </w:r>
      <w:r w:rsidRPr="00FC0A42">
        <w:t>:</w:t>
      </w:r>
    </w:p>
    <w:p w14:paraId="20D75B64" w14:textId="77777777" w:rsidR="00FC0A42" w:rsidRPr="00FC0A42" w:rsidRDefault="00FC0A42" w:rsidP="00FC0A42">
      <w:r w:rsidRPr="00FC0A42">
        <w:t>print</w:t>
      </w:r>
      <w:r w:rsidRPr="00FC0A42">
        <w:rPr>
          <w:b/>
          <w:bCs/>
        </w:rPr>
        <w:t>(</w:t>
      </w:r>
      <w:r w:rsidRPr="00FC0A42">
        <w:t xml:space="preserve">"Multiplication of two values: " , </w:t>
      </w:r>
      <w:r w:rsidRPr="00FC0A42">
        <w:rPr>
          <w:b/>
          <w:bCs/>
        </w:rPr>
        <w:t>(</w:t>
      </w:r>
      <w:r w:rsidRPr="00FC0A42">
        <w:t>a*b</w:t>
      </w:r>
      <w:r w:rsidRPr="00FC0A42">
        <w:rPr>
          <w:b/>
          <w:bCs/>
        </w:rPr>
        <w:t>))</w:t>
      </w:r>
    </w:p>
    <w:p w14:paraId="4111619D" w14:textId="51110E3B" w:rsidR="00FC0A42" w:rsidRPr="00FC0A42" w:rsidRDefault="00FC0A42" w:rsidP="00FC0A42">
      <w:pPr>
        <w:rPr>
          <w:ins w:id="0" w:author="Unknown"/>
        </w:rPr>
      </w:pPr>
      <w:r w:rsidRPr="00FC0A42">
        <w:t>Now </w:t>
      </w:r>
      <w:r w:rsidRPr="00FC0A42">
        <w:rPr>
          <w:b/>
          <w:bCs/>
        </w:rPr>
        <w:t>addmultiplication.py</w:t>
      </w:r>
      <w:r w:rsidRPr="00FC0A42">
        <w:t> file is a module. </w:t>
      </w:r>
      <w:r w:rsidRPr="00FC0A42">
        <w:rPr>
          <w:b/>
          <w:bCs/>
        </w:rPr>
        <w:t>addmultiplication.py</w:t>
      </w:r>
      <w:r w:rsidRPr="00FC0A42">
        <w:t> module contains one variable and two functions.</w:t>
      </w:r>
    </w:p>
    <w:p w14:paraId="52DA9FE6" w14:textId="77777777" w:rsidR="00FC0A42" w:rsidRPr="00FC0A42" w:rsidRDefault="00FC0A42" w:rsidP="00FC0A42">
      <w:pPr>
        <w:rPr>
          <w:b/>
          <w:bCs/>
        </w:rPr>
      </w:pPr>
      <w:r w:rsidRPr="00FC0A42">
        <w:rPr>
          <w:b/>
          <w:bCs/>
        </w:rPr>
        <w:t>What is import keyword in python?</w:t>
      </w:r>
    </w:p>
    <w:p w14:paraId="28351405" w14:textId="77777777" w:rsidR="00FC0A42" w:rsidRPr="00FC0A42" w:rsidRDefault="00FC0A42" w:rsidP="00FC0A42">
      <w:r w:rsidRPr="00FC0A42">
        <w:t xml:space="preserve">If we want to use other members(variable, function, </w:t>
      </w:r>
      <w:proofErr w:type="spellStart"/>
      <w:r w:rsidRPr="00FC0A42">
        <w:t>etc</w:t>
      </w:r>
      <w:proofErr w:type="spellEnd"/>
      <w:r w:rsidRPr="00FC0A42">
        <w:t>) of a module in your program, then you should import that module by using the import keyword. After importing you can access members by using the name of that module.</w:t>
      </w:r>
    </w:p>
    <w:p w14:paraId="174DD903" w14:textId="77777777" w:rsidR="00FC0A42" w:rsidRPr="00FC0A42" w:rsidRDefault="00FC0A42" w:rsidP="00FC0A42">
      <w:pPr>
        <w:rPr>
          <w:b/>
          <w:bCs/>
        </w:rPr>
      </w:pPr>
      <w:r w:rsidRPr="00FC0A42">
        <w:rPr>
          <w:b/>
          <w:bCs/>
        </w:rPr>
        <w:t>Example: demo1.py</w:t>
      </w:r>
    </w:p>
    <w:p w14:paraId="208B0FB9" w14:textId="77777777" w:rsidR="00FC0A42" w:rsidRPr="00FC0A42" w:rsidRDefault="00FC0A42" w:rsidP="00FC0A42">
      <w:r w:rsidRPr="00FC0A42">
        <w:rPr>
          <w:b/>
          <w:bCs/>
        </w:rPr>
        <w:t>import</w:t>
      </w:r>
      <w:r w:rsidRPr="00FC0A42">
        <w:t xml:space="preserve"> </w:t>
      </w:r>
      <w:proofErr w:type="spellStart"/>
      <w:r w:rsidRPr="00FC0A42">
        <w:t>addmultiplication</w:t>
      </w:r>
      <w:proofErr w:type="spellEnd"/>
    </w:p>
    <w:p w14:paraId="11E6F890" w14:textId="77777777" w:rsidR="00FC0A42" w:rsidRPr="00FC0A42" w:rsidRDefault="00FC0A42" w:rsidP="00FC0A42">
      <w:r w:rsidRPr="00FC0A42">
        <w:t>print</w:t>
      </w:r>
      <w:r w:rsidRPr="00FC0A42">
        <w:rPr>
          <w:b/>
          <w:bCs/>
        </w:rPr>
        <w:t>(</w:t>
      </w:r>
      <w:proofErr w:type="spellStart"/>
      <w:r w:rsidRPr="00FC0A42">
        <w:t>addmultiplication.x</w:t>
      </w:r>
      <w:proofErr w:type="spellEnd"/>
      <w:r w:rsidRPr="00FC0A42">
        <w:rPr>
          <w:b/>
          <w:bCs/>
        </w:rPr>
        <w:t>)</w:t>
      </w:r>
    </w:p>
    <w:p w14:paraId="64DA634F" w14:textId="77777777" w:rsidR="00FC0A42" w:rsidRPr="00FC0A42" w:rsidRDefault="00FC0A42" w:rsidP="00FC0A42">
      <w:proofErr w:type="spellStart"/>
      <w:r w:rsidRPr="00FC0A42">
        <w:t>addmultiplication.sum</w:t>
      </w:r>
      <w:proofErr w:type="spellEnd"/>
      <w:r w:rsidRPr="00FC0A42">
        <w:rPr>
          <w:b/>
          <w:bCs/>
        </w:rPr>
        <w:t>(</w:t>
      </w:r>
      <w:r w:rsidRPr="00FC0A42">
        <w:t>1, 2</w:t>
      </w:r>
      <w:r w:rsidRPr="00FC0A42">
        <w:rPr>
          <w:b/>
          <w:bCs/>
        </w:rPr>
        <w:t>)</w:t>
      </w:r>
    </w:p>
    <w:p w14:paraId="2920B3FA" w14:textId="77777777" w:rsidR="00FC0A42" w:rsidRPr="00FC0A42" w:rsidRDefault="00FC0A42" w:rsidP="00FC0A42">
      <w:proofErr w:type="spellStart"/>
      <w:r w:rsidRPr="00FC0A42">
        <w:t>addmultiplication.multiplication</w:t>
      </w:r>
      <w:proofErr w:type="spellEnd"/>
      <w:r w:rsidRPr="00FC0A42">
        <w:rPr>
          <w:b/>
          <w:bCs/>
        </w:rPr>
        <w:t>(</w:t>
      </w:r>
      <w:r w:rsidRPr="00FC0A42">
        <w:t>2, 3</w:t>
      </w:r>
      <w:r w:rsidRPr="00FC0A42">
        <w:rPr>
          <w:b/>
          <w:bCs/>
        </w:rPr>
        <w:t>)</w:t>
      </w:r>
    </w:p>
    <w:p w14:paraId="66A55556" w14:textId="77777777" w:rsidR="00FC0A42" w:rsidRPr="00FC0A42" w:rsidRDefault="00FC0A42" w:rsidP="00FC0A42">
      <w:pPr>
        <w:rPr>
          <w:b/>
          <w:bCs/>
        </w:rPr>
      </w:pPr>
      <w:r w:rsidRPr="00FC0A42">
        <w:rPr>
          <w:b/>
          <w:bCs/>
        </w:rPr>
        <w:t>Output:</w:t>
      </w:r>
    </w:p>
    <w:p w14:paraId="6FC7A413" w14:textId="13661234" w:rsidR="00FC0A42" w:rsidRPr="00FC0A42" w:rsidRDefault="00FC0A42" w:rsidP="00FC0A42">
      <w:r w:rsidRPr="00FC0A42">
        <w:drawing>
          <wp:inline distT="0" distB="0" distL="0" distR="0" wp14:anchorId="315CD4D9" wp14:editId="17F0FEA7">
            <wp:extent cx="2552700" cy="482600"/>
            <wp:effectExtent l="0" t="0" r="0" b="0"/>
            <wp:docPr id="332813155" name="Picture 26" descr="Modules and Packages in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Modules and Packages in Pyth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52700" cy="482600"/>
                    </a:xfrm>
                    <a:prstGeom prst="rect">
                      <a:avLst/>
                    </a:prstGeom>
                    <a:noFill/>
                    <a:ln>
                      <a:noFill/>
                    </a:ln>
                  </pic:spPr>
                </pic:pic>
              </a:graphicData>
            </a:graphic>
          </wp:inline>
        </w:drawing>
      </w:r>
    </w:p>
    <w:p w14:paraId="58EE52F4" w14:textId="77777777" w:rsidR="00FC0A42" w:rsidRPr="00FC0A42" w:rsidRDefault="00FC0A42" w:rsidP="00FC0A42">
      <w:r w:rsidRPr="00FC0A42">
        <w:rPr>
          <w:b/>
          <w:bCs/>
        </w:rPr>
        <w:t>Note:</w:t>
      </w:r>
      <w:r w:rsidRPr="00FC0A42">
        <w:t> Whenever we are using a module in our program, that module’s compiled file will be generated and stored in the hard disk permanently.</w:t>
      </w:r>
    </w:p>
    <w:p w14:paraId="49F143C4" w14:textId="77777777" w:rsidR="00FC0A42" w:rsidRPr="00FC0A42" w:rsidRDefault="00FC0A42" w:rsidP="00FC0A42">
      <w:pPr>
        <w:rPr>
          <w:b/>
          <w:bCs/>
        </w:rPr>
      </w:pPr>
      <w:r w:rsidRPr="00FC0A42">
        <w:rPr>
          <w:b/>
          <w:bCs/>
        </w:rPr>
        <w:t xml:space="preserve">Renaming or </w:t>
      </w:r>
      <w:proofErr w:type="gramStart"/>
      <w:r w:rsidRPr="00FC0A42">
        <w:rPr>
          <w:b/>
          <w:bCs/>
        </w:rPr>
        <w:t>Aliasing</w:t>
      </w:r>
      <w:proofErr w:type="gramEnd"/>
      <w:r w:rsidRPr="00FC0A42">
        <w:rPr>
          <w:b/>
          <w:bCs/>
        </w:rPr>
        <w:t xml:space="preserve"> a module in Python:</w:t>
      </w:r>
    </w:p>
    <w:p w14:paraId="47C189F9" w14:textId="77777777" w:rsidR="00FC0A42" w:rsidRPr="00FC0A42" w:rsidRDefault="00FC0A42" w:rsidP="00FC0A42">
      <w:r w:rsidRPr="00FC0A42">
        <w:t>The syntax for renaming or giving an alias name for the module</w:t>
      </w:r>
    </w:p>
    <w:p w14:paraId="66D6F224" w14:textId="095A5311" w:rsidR="00FC0A42" w:rsidRPr="00FC0A42" w:rsidRDefault="00FC0A42" w:rsidP="00FC0A42">
      <w:r w:rsidRPr="00FC0A42">
        <w:lastRenderedPageBreak/>
        <w:drawing>
          <wp:inline distT="0" distB="0" distL="0" distR="0" wp14:anchorId="515E4FDD" wp14:editId="1671085B">
            <wp:extent cx="3409950" cy="514350"/>
            <wp:effectExtent l="0" t="0" r="0" b="0"/>
            <wp:docPr id="242096959" name="Picture 25" descr="Renaming or Aliasing a module in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Renaming or Aliasing a module in Pyth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09950" cy="514350"/>
                    </a:xfrm>
                    <a:prstGeom prst="rect">
                      <a:avLst/>
                    </a:prstGeom>
                    <a:noFill/>
                    <a:ln>
                      <a:noFill/>
                    </a:ln>
                  </pic:spPr>
                </pic:pic>
              </a:graphicData>
            </a:graphic>
          </wp:inline>
        </w:drawing>
      </w:r>
    </w:p>
    <w:p w14:paraId="5F14435E" w14:textId="77777777" w:rsidR="00FC0A42" w:rsidRPr="00FC0A42" w:rsidRDefault="00FC0A42" w:rsidP="00FC0A42">
      <w:pPr>
        <w:rPr>
          <w:b/>
          <w:bCs/>
        </w:rPr>
      </w:pPr>
      <w:r w:rsidRPr="00FC0A42">
        <w:rPr>
          <w:b/>
          <w:bCs/>
        </w:rPr>
        <w:t>Example: Aliasing module in python (demo2.py)</w:t>
      </w:r>
    </w:p>
    <w:p w14:paraId="27694365" w14:textId="77777777" w:rsidR="00FC0A42" w:rsidRPr="00FC0A42" w:rsidRDefault="00FC0A42" w:rsidP="00FC0A42">
      <w:r w:rsidRPr="00FC0A42">
        <w:rPr>
          <w:b/>
          <w:bCs/>
        </w:rPr>
        <w:t>import</w:t>
      </w:r>
      <w:r w:rsidRPr="00FC0A42">
        <w:t xml:space="preserve"> </w:t>
      </w:r>
      <w:proofErr w:type="spellStart"/>
      <w:r w:rsidRPr="00FC0A42">
        <w:t>addmultiplication</w:t>
      </w:r>
      <w:proofErr w:type="spellEnd"/>
      <w:r w:rsidRPr="00FC0A42">
        <w:t xml:space="preserve"> </w:t>
      </w:r>
      <w:r w:rsidRPr="00FC0A42">
        <w:rPr>
          <w:b/>
          <w:bCs/>
        </w:rPr>
        <w:t>as</w:t>
      </w:r>
      <w:r w:rsidRPr="00FC0A42">
        <w:t xml:space="preserve"> calculator</w:t>
      </w:r>
    </w:p>
    <w:p w14:paraId="0C4B2FCB" w14:textId="77777777" w:rsidR="00FC0A42" w:rsidRPr="00FC0A42" w:rsidRDefault="00FC0A42" w:rsidP="00FC0A42">
      <w:r w:rsidRPr="00FC0A42">
        <w:t>print</w:t>
      </w:r>
      <w:r w:rsidRPr="00FC0A42">
        <w:rPr>
          <w:b/>
          <w:bCs/>
        </w:rPr>
        <w:t>(</w:t>
      </w:r>
      <w:proofErr w:type="spellStart"/>
      <w:r w:rsidRPr="00FC0A42">
        <w:t>calculator.x</w:t>
      </w:r>
      <w:proofErr w:type="spellEnd"/>
      <w:r w:rsidRPr="00FC0A42">
        <w:rPr>
          <w:b/>
          <w:bCs/>
        </w:rPr>
        <w:t>)</w:t>
      </w:r>
    </w:p>
    <w:p w14:paraId="3B7537C4" w14:textId="77777777" w:rsidR="00FC0A42" w:rsidRPr="00FC0A42" w:rsidRDefault="00FC0A42" w:rsidP="00FC0A42">
      <w:proofErr w:type="spellStart"/>
      <w:r w:rsidRPr="00FC0A42">
        <w:t>calculator.sum</w:t>
      </w:r>
      <w:proofErr w:type="spellEnd"/>
      <w:r w:rsidRPr="00FC0A42">
        <w:rPr>
          <w:b/>
          <w:bCs/>
        </w:rPr>
        <w:t>(</w:t>
      </w:r>
      <w:r w:rsidRPr="00FC0A42">
        <w:t>1, 2</w:t>
      </w:r>
      <w:r w:rsidRPr="00FC0A42">
        <w:rPr>
          <w:b/>
          <w:bCs/>
        </w:rPr>
        <w:t>)</w:t>
      </w:r>
    </w:p>
    <w:p w14:paraId="1AE93CD0" w14:textId="77777777" w:rsidR="00FC0A42" w:rsidRPr="00FC0A42" w:rsidRDefault="00FC0A42" w:rsidP="00FC0A42">
      <w:proofErr w:type="spellStart"/>
      <w:r w:rsidRPr="00FC0A42">
        <w:t>calculator.multiplication</w:t>
      </w:r>
      <w:proofErr w:type="spellEnd"/>
      <w:r w:rsidRPr="00FC0A42">
        <w:rPr>
          <w:b/>
          <w:bCs/>
        </w:rPr>
        <w:t>(</w:t>
      </w:r>
      <w:r w:rsidRPr="00FC0A42">
        <w:t>3, 4</w:t>
      </w:r>
      <w:r w:rsidRPr="00FC0A42">
        <w:rPr>
          <w:b/>
          <w:bCs/>
        </w:rPr>
        <w:t>)</w:t>
      </w:r>
    </w:p>
    <w:p w14:paraId="00CEAC8A" w14:textId="77777777" w:rsidR="00FC0A42" w:rsidRPr="00FC0A42" w:rsidRDefault="00FC0A42" w:rsidP="00FC0A42">
      <w:pPr>
        <w:rPr>
          <w:b/>
          <w:bCs/>
        </w:rPr>
      </w:pPr>
      <w:r w:rsidRPr="00FC0A42">
        <w:rPr>
          <w:b/>
          <w:bCs/>
        </w:rPr>
        <w:t>Output:</w:t>
      </w:r>
    </w:p>
    <w:p w14:paraId="13BDEDB9" w14:textId="109AD941" w:rsidR="00FC0A42" w:rsidRPr="00FC0A42" w:rsidRDefault="00FC0A42" w:rsidP="00FC0A42">
      <w:r w:rsidRPr="00FC0A42">
        <w:drawing>
          <wp:inline distT="0" distB="0" distL="0" distR="0" wp14:anchorId="2A2AB29E" wp14:editId="318D30EE">
            <wp:extent cx="2647950" cy="495300"/>
            <wp:effectExtent l="0" t="0" r="0" b="0"/>
            <wp:docPr id="1252960339" name="Picture 24" descr="Aliasing module in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Aliasing module in pyth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47950" cy="495300"/>
                    </a:xfrm>
                    <a:prstGeom prst="rect">
                      <a:avLst/>
                    </a:prstGeom>
                    <a:noFill/>
                    <a:ln>
                      <a:noFill/>
                    </a:ln>
                  </pic:spPr>
                </pic:pic>
              </a:graphicData>
            </a:graphic>
          </wp:inline>
        </w:drawing>
      </w:r>
    </w:p>
    <w:p w14:paraId="78557F89" w14:textId="77777777" w:rsidR="00FC0A42" w:rsidRPr="00FC0A42" w:rsidRDefault="00FC0A42" w:rsidP="00FC0A42">
      <w:pPr>
        <w:rPr>
          <w:b/>
          <w:bCs/>
        </w:rPr>
      </w:pPr>
      <w:r w:rsidRPr="00FC0A42">
        <w:rPr>
          <w:b/>
          <w:bCs/>
        </w:rPr>
        <w:t>from keyword in python:</w:t>
      </w:r>
    </w:p>
    <w:p w14:paraId="030AB25B" w14:textId="77777777" w:rsidR="00FC0A42" w:rsidRPr="00FC0A42" w:rsidRDefault="00FC0A42" w:rsidP="00FC0A42">
      <w:r w:rsidRPr="00FC0A42">
        <w:t>We can import some specific members of the module by using the from keyword. The main advantage of the from keyword is we can access members directly without using module names.</w:t>
      </w:r>
    </w:p>
    <w:p w14:paraId="4C69076D" w14:textId="77777777" w:rsidR="00FC0A42" w:rsidRPr="00FC0A42" w:rsidRDefault="00FC0A42" w:rsidP="00FC0A42">
      <w:pPr>
        <w:rPr>
          <w:b/>
          <w:bCs/>
        </w:rPr>
      </w:pPr>
      <w:r w:rsidRPr="00FC0A42">
        <w:rPr>
          <w:b/>
          <w:bCs/>
        </w:rPr>
        <w:t>Example: from keyword in python (demo3.py)</w:t>
      </w:r>
    </w:p>
    <w:p w14:paraId="744ECD8B" w14:textId="77777777" w:rsidR="00FC0A42" w:rsidRPr="00FC0A42" w:rsidRDefault="00FC0A42" w:rsidP="00FC0A42">
      <w:r w:rsidRPr="00FC0A42">
        <w:rPr>
          <w:b/>
          <w:bCs/>
        </w:rPr>
        <w:t>from</w:t>
      </w:r>
      <w:r w:rsidRPr="00FC0A42">
        <w:t xml:space="preserve"> add</w:t>
      </w:r>
    </w:p>
    <w:p w14:paraId="0E304263" w14:textId="77777777" w:rsidR="00FC0A42" w:rsidRPr="00FC0A42" w:rsidRDefault="00FC0A42" w:rsidP="00FC0A42">
      <w:r w:rsidRPr="00FC0A42">
        <w:t xml:space="preserve">multiplication </w:t>
      </w:r>
      <w:r w:rsidRPr="00FC0A42">
        <w:rPr>
          <w:b/>
          <w:bCs/>
        </w:rPr>
        <w:t>import</w:t>
      </w:r>
      <w:r w:rsidRPr="00FC0A42">
        <w:t xml:space="preserve"> x, sum</w:t>
      </w:r>
    </w:p>
    <w:p w14:paraId="6C6F913A" w14:textId="77777777" w:rsidR="00FC0A42" w:rsidRPr="00FC0A42" w:rsidRDefault="00FC0A42" w:rsidP="00FC0A42">
      <w:r w:rsidRPr="00FC0A42">
        <w:t>print</w:t>
      </w:r>
      <w:r w:rsidRPr="00FC0A42">
        <w:rPr>
          <w:b/>
          <w:bCs/>
        </w:rPr>
        <w:t>(</w:t>
      </w:r>
      <w:r w:rsidRPr="00FC0A42">
        <w:t>x</w:t>
      </w:r>
      <w:r w:rsidRPr="00FC0A42">
        <w:rPr>
          <w:b/>
          <w:bCs/>
        </w:rPr>
        <w:t>)</w:t>
      </w:r>
    </w:p>
    <w:p w14:paraId="0F233FEE" w14:textId="77777777" w:rsidR="00FC0A42" w:rsidRPr="00FC0A42" w:rsidRDefault="00FC0A42" w:rsidP="00FC0A42">
      <w:r w:rsidRPr="00FC0A42">
        <w:t>sum</w:t>
      </w:r>
      <w:r w:rsidRPr="00FC0A42">
        <w:rPr>
          <w:b/>
          <w:bCs/>
        </w:rPr>
        <w:t>(</w:t>
      </w:r>
      <w:r w:rsidRPr="00FC0A42">
        <w:t>10,20</w:t>
      </w:r>
      <w:r w:rsidRPr="00FC0A42">
        <w:rPr>
          <w:b/>
          <w:bCs/>
        </w:rPr>
        <w:t>)</w:t>
      </w:r>
    </w:p>
    <w:p w14:paraId="565849A1" w14:textId="77777777" w:rsidR="00FC0A42" w:rsidRPr="00FC0A42" w:rsidRDefault="00FC0A42" w:rsidP="00FC0A42">
      <w:pPr>
        <w:rPr>
          <w:b/>
          <w:bCs/>
        </w:rPr>
      </w:pPr>
      <w:r w:rsidRPr="00FC0A42">
        <w:rPr>
          <w:b/>
          <w:bCs/>
        </w:rPr>
        <w:t>Output:</w:t>
      </w:r>
    </w:p>
    <w:p w14:paraId="140D79DC" w14:textId="14CFD463" w:rsidR="00FC0A42" w:rsidRPr="00FC0A42" w:rsidRDefault="00FC0A42" w:rsidP="00FC0A42">
      <w:r w:rsidRPr="00FC0A42">
        <w:drawing>
          <wp:inline distT="0" distB="0" distL="0" distR="0" wp14:anchorId="43132F5D" wp14:editId="1C2A10B6">
            <wp:extent cx="1943100" cy="361950"/>
            <wp:effectExtent l="0" t="0" r="0" b="0"/>
            <wp:docPr id="1830806467" name="Picture 23" descr="from keyword in python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from keyword in python with exampl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43100" cy="361950"/>
                    </a:xfrm>
                    <a:prstGeom prst="rect">
                      <a:avLst/>
                    </a:prstGeom>
                    <a:noFill/>
                    <a:ln>
                      <a:noFill/>
                    </a:ln>
                  </pic:spPr>
                </pic:pic>
              </a:graphicData>
            </a:graphic>
          </wp:inline>
        </w:drawing>
      </w:r>
    </w:p>
    <w:p w14:paraId="6408B4A0" w14:textId="77777777" w:rsidR="00FC0A42" w:rsidRPr="00FC0A42" w:rsidRDefault="00FC0A42" w:rsidP="00FC0A42">
      <w:pPr>
        <w:rPr>
          <w:b/>
          <w:bCs/>
        </w:rPr>
      </w:pPr>
      <w:r w:rsidRPr="00FC0A42">
        <w:rPr>
          <w:b/>
          <w:bCs/>
        </w:rPr>
        <w:t>Import * in python:</w:t>
      </w:r>
    </w:p>
    <w:p w14:paraId="3D0657CF" w14:textId="77777777" w:rsidR="00FC0A42" w:rsidRPr="00FC0A42" w:rsidRDefault="00FC0A42" w:rsidP="00FC0A42">
      <w:r w:rsidRPr="00FC0A42">
        <w:t>We can import all members of a module as by using import * (symbol).</w:t>
      </w:r>
    </w:p>
    <w:p w14:paraId="37637971" w14:textId="77777777" w:rsidR="00FC0A42" w:rsidRPr="00FC0A42" w:rsidRDefault="00FC0A42" w:rsidP="00FC0A42">
      <w:pPr>
        <w:rPr>
          <w:b/>
          <w:bCs/>
        </w:rPr>
      </w:pPr>
      <w:r w:rsidRPr="00FC0A42">
        <w:rPr>
          <w:b/>
          <w:bCs/>
        </w:rPr>
        <w:t>Example: import * in python (demo4.py)</w:t>
      </w:r>
    </w:p>
    <w:p w14:paraId="7E36A456" w14:textId="77777777" w:rsidR="00FC0A42" w:rsidRPr="00FC0A42" w:rsidRDefault="00FC0A42" w:rsidP="00FC0A42">
      <w:r w:rsidRPr="00FC0A42">
        <w:rPr>
          <w:b/>
          <w:bCs/>
        </w:rPr>
        <w:t>from</w:t>
      </w:r>
      <w:r w:rsidRPr="00FC0A42">
        <w:t xml:space="preserve"> </w:t>
      </w:r>
      <w:proofErr w:type="spellStart"/>
      <w:r w:rsidRPr="00FC0A42">
        <w:t>addmultiplication</w:t>
      </w:r>
      <w:proofErr w:type="spellEnd"/>
      <w:r w:rsidRPr="00FC0A42">
        <w:t xml:space="preserve"> </w:t>
      </w:r>
      <w:r w:rsidRPr="00FC0A42">
        <w:rPr>
          <w:b/>
          <w:bCs/>
        </w:rPr>
        <w:t>import</w:t>
      </w:r>
      <w:r w:rsidRPr="00FC0A42">
        <w:t xml:space="preserve"> *</w:t>
      </w:r>
    </w:p>
    <w:p w14:paraId="114B719A" w14:textId="77777777" w:rsidR="00FC0A42" w:rsidRPr="00FC0A42" w:rsidRDefault="00FC0A42" w:rsidP="00FC0A42">
      <w:r w:rsidRPr="00FC0A42">
        <w:t>print</w:t>
      </w:r>
      <w:r w:rsidRPr="00FC0A42">
        <w:rPr>
          <w:b/>
          <w:bCs/>
        </w:rPr>
        <w:t>(</w:t>
      </w:r>
      <w:r w:rsidRPr="00FC0A42">
        <w:t>x</w:t>
      </w:r>
      <w:r w:rsidRPr="00FC0A42">
        <w:rPr>
          <w:b/>
          <w:bCs/>
        </w:rPr>
        <w:t>)</w:t>
      </w:r>
    </w:p>
    <w:p w14:paraId="1651EC40" w14:textId="77777777" w:rsidR="00FC0A42" w:rsidRPr="00FC0A42" w:rsidRDefault="00FC0A42" w:rsidP="00FC0A42">
      <w:r w:rsidRPr="00FC0A42">
        <w:lastRenderedPageBreak/>
        <w:t>sum</w:t>
      </w:r>
      <w:r w:rsidRPr="00FC0A42">
        <w:rPr>
          <w:b/>
          <w:bCs/>
        </w:rPr>
        <w:t>(</w:t>
      </w:r>
      <w:r w:rsidRPr="00FC0A42">
        <w:t>10,20</w:t>
      </w:r>
      <w:r w:rsidRPr="00FC0A42">
        <w:rPr>
          <w:b/>
          <w:bCs/>
        </w:rPr>
        <w:t>)</w:t>
      </w:r>
    </w:p>
    <w:p w14:paraId="5FE11BC7" w14:textId="77777777" w:rsidR="00FC0A42" w:rsidRPr="00FC0A42" w:rsidRDefault="00FC0A42" w:rsidP="00FC0A42">
      <w:r w:rsidRPr="00FC0A42">
        <w:t>multiplication</w:t>
      </w:r>
      <w:r w:rsidRPr="00FC0A42">
        <w:rPr>
          <w:b/>
          <w:bCs/>
        </w:rPr>
        <w:t>(</w:t>
      </w:r>
      <w:r w:rsidRPr="00FC0A42">
        <w:t>10,20</w:t>
      </w:r>
      <w:r w:rsidRPr="00FC0A42">
        <w:rPr>
          <w:b/>
          <w:bCs/>
        </w:rPr>
        <w:t>)</w:t>
      </w:r>
    </w:p>
    <w:p w14:paraId="59F39AE6" w14:textId="77777777" w:rsidR="00FC0A42" w:rsidRPr="00FC0A42" w:rsidRDefault="00FC0A42" w:rsidP="00FC0A42">
      <w:pPr>
        <w:rPr>
          <w:b/>
          <w:bCs/>
        </w:rPr>
      </w:pPr>
      <w:r w:rsidRPr="00FC0A42">
        <w:rPr>
          <w:b/>
          <w:bCs/>
        </w:rPr>
        <w:t>Output:</w:t>
      </w:r>
    </w:p>
    <w:p w14:paraId="718A6230" w14:textId="0F79660F" w:rsidR="00FC0A42" w:rsidRPr="00FC0A42" w:rsidRDefault="00FC0A42" w:rsidP="00FC0A42">
      <w:r w:rsidRPr="00FC0A42">
        <w:drawing>
          <wp:inline distT="0" distB="0" distL="0" distR="0" wp14:anchorId="520CE610" wp14:editId="3C1F151A">
            <wp:extent cx="2838450" cy="476250"/>
            <wp:effectExtent l="0" t="0" r="0" b="0"/>
            <wp:docPr id="1787452432" name="Picture 22" descr="import * Examples in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import * Examples in pyth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476250"/>
                    </a:xfrm>
                    <a:prstGeom prst="rect">
                      <a:avLst/>
                    </a:prstGeom>
                    <a:noFill/>
                    <a:ln>
                      <a:noFill/>
                    </a:ln>
                  </pic:spPr>
                </pic:pic>
              </a:graphicData>
            </a:graphic>
          </wp:inline>
        </w:drawing>
      </w:r>
    </w:p>
    <w:p w14:paraId="64E5B635" w14:textId="77777777" w:rsidR="00FC0A42" w:rsidRPr="00FC0A42" w:rsidRDefault="00FC0A42" w:rsidP="00FC0A42">
      <w:pPr>
        <w:rPr>
          <w:b/>
          <w:bCs/>
        </w:rPr>
      </w:pPr>
      <w:r w:rsidRPr="00FC0A42">
        <w:rPr>
          <w:b/>
          <w:bCs/>
        </w:rPr>
        <w:t>Aliasing members in Python:</w:t>
      </w:r>
    </w:p>
    <w:p w14:paraId="5B8C0950" w14:textId="77777777" w:rsidR="00FC0A42" w:rsidRPr="00FC0A42" w:rsidRDefault="00FC0A42" w:rsidP="00FC0A42">
      <w:r w:rsidRPr="00FC0A42">
        <w:t>We can give alias name to the members of a module as well</w:t>
      </w:r>
    </w:p>
    <w:p w14:paraId="264E17C8" w14:textId="77777777" w:rsidR="00FC0A42" w:rsidRPr="00FC0A42" w:rsidRDefault="00FC0A42" w:rsidP="00FC0A42">
      <w:pPr>
        <w:rPr>
          <w:b/>
          <w:bCs/>
        </w:rPr>
      </w:pPr>
      <w:r w:rsidRPr="00FC0A42">
        <w:rPr>
          <w:b/>
          <w:bCs/>
        </w:rPr>
        <w:t>Example: Aliasing members of a module in Python (demo5.py)</w:t>
      </w:r>
    </w:p>
    <w:p w14:paraId="1CF325B5" w14:textId="77777777" w:rsidR="00FC0A42" w:rsidRPr="00FC0A42" w:rsidRDefault="00FC0A42" w:rsidP="00FC0A42">
      <w:r w:rsidRPr="00FC0A42">
        <w:rPr>
          <w:b/>
          <w:bCs/>
        </w:rPr>
        <w:t>from</w:t>
      </w:r>
      <w:r w:rsidRPr="00FC0A42">
        <w:t xml:space="preserve"> </w:t>
      </w:r>
      <w:proofErr w:type="spellStart"/>
      <w:r w:rsidRPr="00FC0A42">
        <w:t>addmultiplication</w:t>
      </w:r>
      <w:proofErr w:type="spellEnd"/>
      <w:r w:rsidRPr="00FC0A42">
        <w:t xml:space="preserve"> </w:t>
      </w:r>
      <w:r w:rsidRPr="00FC0A42">
        <w:rPr>
          <w:b/>
          <w:bCs/>
        </w:rPr>
        <w:t>import</w:t>
      </w:r>
      <w:r w:rsidRPr="00FC0A42">
        <w:t xml:space="preserve"> x </w:t>
      </w:r>
      <w:r w:rsidRPr="00FC0A42">
        <w:rPr>
          <w:b/>
          <w:bCs/>
        </w:rPr>
        <w:t>as</w:t>
      </w:r>
      <w:r w:rsidRPr="00FC0A42">
        <w:t xml:space="preserve"> y, sum </w:t>
      </w:r>
      <w:r w:rsidRPr="00FC0A42">
        <w:rPr>
          <w:b/>
          <w:bCs/>
        </w:rPr>
        <w:t>as</w:t>
      </w:r>
      <w:r w:rsidRPr="00FC0A42">
        <w:t xml:space="preserve"> add</w:t>
      </w:r>
    </w:p>
    <w:p w14:paraId="36FA4042" w14:textId="77777777" w:rsidR="00FC0A42" w:rsidRPr="00FC0A42" w:rsidRDefault="00FC0A42" w:rsidP="00FC0A42">
      <w:r w:rsidRPr="00FC0A42">
        <w:t>print</w:t>
      </w:r>
      <w:r w:rsidRPr="00FC0A42">
        <w:rPr>
          <w:b/>
          <w:bCs/>
        </w:rPr>
        <w:t>(</w:t>
      </w:r>
      <w:r w:rsidRPr="00FC0A42">
        <w:t>y</w:t>
      </w:r>
      <w:r w:rsidRPr="00FC0A42">
        <w:rPr>
          <w:b/>
          <w:bCs/>
        </w:rPr>
        <w:t>)</w:t>
      </w:r>
    </w:p>
    <w:p w14:paraId="398003F6" w14:textId="77777777" w:rsidR="00FC0A42" w:rsidRPr="00FC0A42" w:rsidRDefault="00FC0A42" w:rsidP="00FC0A42">
      <w:r w:rsidRPr="00FC0A42">
        <w:t>add</w:t>
      </w:r>
      <w:r w:rsidRPr="00FC0A42">
        <w:rPr>
          <w:b/>
          <w:bCs/>
        </w:rPr>
        <w:t>(</w:t>
      </w:r>
      <w:r w:rsidRPr="00FC0A42">
        <w:t>10,20</w:t>
      </w:r>
      <w:r w:rsidRPr="00FC0A42">
        <w:rPr>
          <w:b/>
          <w:bCs/>
        </w:rPr>
        <w:t>)</w:t>
      </w:r>
    </w:p>
    <w:p w14:paraId="7F24C1FD" w14:textId="77777777" w:rsidR="00FC0A42" w:rsidRPr="00FC0A42" w:rsidRDefault="00FC0A42" w:rsidP="00FC0A42">
      <w:pPr>
        <w:rPr>
          <w:b/>
          <w:bCs/>
        </w:rPr>
      </w:pPr>
      <w:r w:rsidRPr="00FC0A42">
        <w:rPr>
          <w:b/>
          <w:bCs/>
        </w:rPr>
        <w:t>Output:</w:t>
      </w:r>
    </w:p>
    <w:p w14:paraId="40330E02" w14:textId="79FC6164" w:rsidR="00FC0A42" w:rsidRPr="00FC0A42" w:rsidRDefault="00FC0A42" w:rsidP="00FC0A42">
      <w:r w:rsidRPr="00FC0A42">
        <w:drawing>
          <wp:inline distT="0" distB="0" distL="0" distR="0" wp14:anchorId="53E2E780" wp14:editId="0EE4C8EA">
            <wp:extent cx="1955800" cy="342900"/>
            <wp:effectExtent l="0" t="0" r="6350" b="0"/>
            <wp:docPr id="1405010775" name="Picture 21" descr="Aliasing members of a module in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Aliasing members of a module in Pyth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55800" cy="342900"/>
                    </a:xfrm>
                    <a:prstGeom prst="rect">
                      <a:avLst/>
                    </a:prstGeom>
                    <a:noFill/>
                    <a:ln>
                      <a:noFill/>
                    </a:ln>
                  </pic:spPr>
                </pic:pic>
              </a:graphicData>
            </a:graphic>
          </wp:inline>
        </w:drawing>
      </w:r>
    </w:p>
    <w:p w14:paraId="01AD2963" w14:textId="77777777" w:rsidR="00FC0A42" w:rsidRPr="00FC0A42" w:rsidRDefault="00FC0A42" w:rsidP="00FC0A42">
      <w:r w:rsidRPr="00FC0A42">
        <w:t>Once an alias name is given, we should use the alias name only and not the original name.</w:t>
      </w:r>
    </w:p>
    <w:p w14:paraId="6B197974" w14:textId="77777777" w:rsidR="00FC0A42" w:rsidRPr="00FC0A42" w:rsidRDefault="00FC0A42" w:rsidP="00FC0A42">
      <w:pPr>
        <w:rPr>
          <w:b/>
          <w:bCs/>
        </w:rPr>
      </w:pPr>
      <w:r w:rsidRPr="00FC0A42">
        <w:rPr>
          <w:b/>
          <w:bCs/>
        </w:rPr>
        <w:t>Example: Aliasing members of a module in Python (demo6.py)</w:t>
      </w:r>
    </w:p>
    <w:p w14:paraId="4B5543B7" w14:textId="77777777" w:rsidR="00FC0A42" w:rsidRPr="00FC0A42" w:rsidRDefault="00FC0A42" w:rsidP="00FC0A42">
      <w:r w:rsidRPr="00FC0A42">
        <w:rPr>
          <w:b/>
          <w:bCs/>
        </w:rPr>
        <w:t>from</w:t>
      </w:r>
      <w:r w:rsidRPr="00FC0A42">
        <w:t xml:space="preserve"> </w:t>
      </w:r>
      <w:proofErr w:type="spellStart"/>
      <w:r w:rsidRPr="00FC0A42">
        <w:t>addmultiplication</w:t>
      </w:r>
      <w:proofErr w:type="spellEnd"/>
      <w:r w:rsidRPr="00FC0A42">
        <w:t xml:space="preserve"> </w:t>
      </w:r>
      <w:r w:rsidRPr="00FC0A42">
        <w:rPr>
          <w:b/>
          <w:bCs/>
        </w:rPr>
        <w:t>import</w:t>
      </w:r>
      <w:r w:rsidRPr="00FC0A42">
        <w:t xml:space="preserve"> x </w:t>
      </w:r>
      <w:r w:rsidRPr="00FC0A42">
        <w:rPr>
          <w:b/>
          <w:bCs/>
        </w:rPr>
        <w:t>as</w:t>
      </w:r>
      <w:r w:rsidRPr="00FC0A42">
        <w:t xml:space="preserve"> y</w:t>
      </w:r>
    </w:p>
    <w:p w14:paraId="21139587" w14:textId="77777777" w:rsidR="00FC0A42" w:rsidRPr="00FC0A42" w:rsidRDefault="00FC0A42" w:rsidP="00FC0A42">
      <w:r w:rsidRPr="00FC0A42">
        <w:t>print</w:t>
      </w:r>
      <w:r w:rsidRPr="00FC0A42">
        <w:rPr>
          <w:b/>
          <w:bCs/>
        </w:rPr>
        <w:t>(</w:t>
      </w:r>
      <w:r w:rsidRPr="00FC0A42">
        <w:t>x</w:t>
      </w:r>
      <w:r w:rsidRPr="00FC0A42">
        <w:rPr>
          <w:b/>
          <w:bCs/>
        </w:rPr>
        <w:t>)</w:t>
      </w:r>
    </w:p>
    <w:p w14:paraId="075C31EA" w14:textId="338737B4" w:rsidR="00FC0A42" w:rsidRPr="00FC0A42" w:rsidRDefault="00FC0A42" w:rsidP="00FC0A42">
      <w:r w:rsidRPr="00FC0A42">
        <w:rPr>
          <w:b/>
          <w:bCs/>
        </w:rPr>
        <w:t>Output: </w:t>
      </w:r>
      <w:r w:rsidRPr="00FC0A42">
        <w:drawing>
          <wp:inline distT="0" distB="0" distL="0" distR="0" wp14:anchorId="42D804B9" wp14:editId="18D1611C">
            <wp:extent cx="2781300" cy="203200"/>
            <wp:effectExtent l="0" t="0" r="0" b="6350"/>
            <wp:docPr id="1342790727" name="Picture 20" descr="Aliasing members of a module in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Aliasing members of a module in Pyth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81300" cy="203200"/>
                    </a:xfrm>
                    <a:prstGeom prst="rect">
                      <a:avLst/>
                    </a:prstGeom>
                    <a:noFill/>
                    <a:ln>
                      <a:noFill/>
                    </a:ln>
                  </pic:spPr>
                </pic:pic>
              </a:graphicData>
            </a:graphic>
          </wp:inline>
        </w:drawing>
      </w:r>
    </w:p>
    <w:p w14:paraId="76F397A0" w14:textId="77777777" w:rsidR="00FC0A42" w:rsidRPr="00FC0A42" w:rsidRDefault="00FC0A42" w:rsidP="00FC0A42">
      <w:pPr>
        <w:rPr>
          <w:b/>
          <w:bCs/>
        </w:rPr>
      </w:pPr>
      <w:r w:rsidRPr="00FC0A42">
        <w:rPr>
          <w:b/>
          <w:bCs/>
        </w:rPr>
        <w:t>Reloading a module in Python:</w:t>
      </w:r>
    </w:p>
    <w:p w14:paraId="7A0CC91C" w14:textId="77777777" w:rsidR="00FC0A42" w:rsidRPr="00FC0A42" w:rsidRDefault="00FC0A42" w:rsidP="00FC0A42">
      <w:r w:rsidRPr="00FC0A42">
        <w:t>By default, a module will be loaded only once even though we are importing multiple times. Let’s consider a module with name module1.</w:t>
      </w:r>
    </w:p>
    <w:p w14:paraId="578C3E44" w14:textId="77777777" w:rsidR="00FC0A42" w:rsidRPr="00FC0A42" w:rsidRDefault="00FC0A42" w:rsidP="00FC0A42">
      <w:pPr>
        <w:rPr>
          <w:b/>
          <w:bCs/>
        </w:rPr>
      </w:pPr>
      <w:r w:rsidRPr="00FC0A42">
        <w:rPr>
          <w:b/>
          <w:bCs/>
        </w:rPr>
        <w:t>Example: Reloading (module1.py)</w:t>
      </w:r>
    </w:p>
    <w:p w14:paraId="3A3DA3B9" w14:textId="77777777" w:rsidR="00FC0A42" w:rsidRPr="00FC0A42" w:rsidRDefault="00FC0A42" w:rsidP="00FC0A42">
      <w:r w:rsidRPr="00FC0A42">
        <w:rPr>
          <w:b/>
          <w:bCs/>
        </w:rPr>
        <w:t>print(“This is from module1”)</w:t>
      </w:r>
    </w:p>
    <w:p w14:paraId="69BED50F" w14:textId="7D9390EF" w:rsidR="00FC0A42" w:rsidRPr="00FC0A42" w:rsidRDefault="00FC0A42" w:rsidP="00FC0A42">
      <w:r w:rsidRPr="00FC0A42">
        <w:rPr>
          <w:b/>
          <w:bCs/>
        </w:rPr>
        <w:t>Output: </w:t>
      </w:r>
      <w:r w:rsidRPr="00FC0A42">
        <w:drawing>
          <wp:inline distT="0" distB="0" distL="0" distR="0" wp14:anchorId="743A0445" wp14:editId="58D1A429">
            <wp:extent cx="1657350" cy="203200"/>
            <wp:effectExtent l="0" t="0" r="0" b="6350"/>
            <wp:docPr id="1739772874" name="Picture 19" descr="Modules and Packages in Python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Modules and Packages in Python with Exampl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57350" cy="203200"/>
                    </a:xfrm>
                    <a:prstGeom prst="rect">
                      <a:avLst/>
                    </a:prstGeom>
                    <a:noFill/>
                    <a:ln>
                      <a:noFill/>
                    </a:ln>
                  </pic:spPr>
                </pic:pic>
              </a:graphicData>
            </a:graphic>
          </wp:inline>
        </w:drawing>
      </w:r>
    </w:p>
    <w:p w14:paraId="59008D05" w14:textId="77777777" w:rsidR="00FC0A42" w:rsidRPr="00FC0A42" w:rsidRDefault="00FC0A42" w:rsidP="00FC0A42">
      <w:pPr>
        <w:rPr>
          <w:b/>
          <w:bCs/>
        </w:rPr>
      </w:pPr>
      <w:r w:rsidRPr="00FC0A42">
        <w:rPr>
          <w:b/>
          <w:bCs/>
        </w:rPr>
        <w:t>Example: Reloading in Python (demo7.py)</w:t>
      </w:r>
    </w:p>
    <w:p w14:paraId="052EDA3A" w14:textId="77777777" w:rsidR="00FC0A42" w:rsidRPr="00FC0A42" w:rsidRDefault="00FC0A42" w:rsidP="00FC0A42">
      <w:r w:rsidRPr="00FC0A42">
        <w:rPr>
          <w:b/>
          <w:bCs/>
        </w:rPr>
        <w:lastRenderedPageBreak/>
        <w:t>import</w:t>
      </w:r>
      <w:r w:rsidRPr="00FC0A42">
        <w:t xml:space="preserve"> module1</w:t>
      </w:r>
    </w:p>
    <w:p w14:paraId="71769BA3" w14:textId="77777777" w:rsidR="00FC0A42" w:rsidRPr="00FC0A42" w:rsidRDefault="00FC0A42" w:rsidP="00FC0A42">
      <w:r w:rsidRPr="00FC0A42">
        <w:rPr>
          <w:b/>
          <w:bCs/>
        </w:rPr>
        <w:t>import</w:t>
      </w:r>
      <w:r w:rsidRPr="00FC0A42">
        <w:t xml:space="preserve"> module1</w:t>
      </w:r>
    </w:p>
    <w:p w14:paraId="6E3DC1BC" w14:textId="77777777" w:rsidR="00FC0A42" w:rsidRPr="00FC0A42" w:rsidRDefault="00FC0A42" w:rsidP="00FC0A42">
      <w:r w:rsidRPr="00FC0A42">
        <w:rPr>
          <w:b/>
          <w:bCs/>
        </w:rPr>
        <w:t>import</w:t>
      </w:r>
      <w:r w:rsidRPr="00FC0A42">
        <w:t xml:space="preserve"> module1</w:t>
      </w:r>
    </w:p>
    <w:p w14:paraId="523E3D83" w14:textId="77777777" w:rsidR="00FC0A42" w:rsidRPr="00FC0A42" w:rsidRDefault="00FC0A42" w:rsidP="00FC0A42">
      <w:r w:rsidRPr="00FC0A42">
        <w:rPr>
          <w:b/>
          <w:bCs/>
        </w:rPr>
        <w:t>import</w:t>
      </w:r>
      <w:r w:rsidRPr="00FC0A42">
        <w:t xml:space="preserve"> module1</w:t>
      </w:r>
    </w:p>
    <w:p w14:paraId="38CA99F1" w14:textId="77777777" w:rsidR="00FC0A42" w:rsidRPr="00FC0A42" w:rsidRDefault="00FC0A42" w:rsidP="00FC0A42">
      <w:r w:rsidRPr="00FC0A42">
        <w:t>print</w:t>
      </w:r>
      <w:r w:rsidRPr="00FC0A42">
        <w:rPr>
          <w:b/>
          <w:bCs/>
        </w:rPr>
        <w:t>(</w:t>
      </w:r>
      <w:r w:rsidRPr="00FC0A42">
        <w:t xml:space="preserve">"This is </w:t>
      </w:r>
      <w:proofErr w:type="gramStart"/>
      <w:r w:rsidRPr="00FC0A42">
        <w:t>test</w:t>
      </w:r>
      <w:proofErr w:type="gramEnd"/>
      <w:r w:rsidRPr="00FC0A42">
        <w:t xml:space="preserve"> module"</w:t>
      </w:r>
      <w:r w:rsidRPr="00FC0A42">
        <w:rPr>
          <w:b/>
          <w:bCs/>
        </w:rPr>
        <w:t>)</w:t>
      </w:r>
    </w:p>
    <w:p w14:paraId="4F8073BD" w14:textId="77777777" w:rsidR="00FC0A42" w:rsidRPr="00FC0A42" w:rsidRDefault="00FC0A42" w:rsidP="00FC0A42">
      <w:pPr>
        <w:rPr>
          <w:b/>
          <w:bCs/>
        </w:rPr>
      </w:pPr>
      <w:r w:rsidRPr="00FC0A42">
        <w:rPr>
          <w:b/>
          <w:bCs/>
        </w:rPr>
        <w:t>Output:</w:t>
      </w:r>
    </w:p>
    <w:p w14:paraId="0DE4F48D" w14:textId="6FADBE38" w:rsidR="00FC0A42" w:rsidRPr="00FC0A42" w:rsidRDefault="00FC0A42" w:rsidP="00FC0A42">
      <w:r w:rsidRPr="00FC0A42">
        <w:drawing>
          <wp:inline distT="0" distB="0" distL="0" distR="0" wp14:anchorId="70C2CDD0" wp14:editId="528C693A">
            <wp:extent cx="1714500" cy="349250"/>
            <wp:effectExtent l="0" t="0" r="0" b="0"/>
            <wp:docPr id="1447914370" name="Picture 18" descr="Reloading Example in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Reloading Example in Pyth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14500" cy="349250"/>
                    </a:xfrm>
                    <a:prstGeom prst="rect">
                      <a:avLst/>
                    </a:prstGeom>
                    <a:noFill/>
                    <a:ln>
                      <a:noFill/>
                    </a:ln>
                  </pic:spPr>
                </pic:pic>
              </a:graphicData>
            </a:graphic>
          </wp:inline>
        </w:drawing>
      </w:r>
    </w:p>
    <w:p w14:paraId="2386855D" w14:textId="77777777" w:rsidR="00FC0A42" w:rsidRPr="00FC0A42" w:rsidRDefault="00FC0A42" w:rsidP="00FC0A42">
      <w:r w:rsidRPr="00FC0A42">
        <w:t>The problem in this approach is if a module is updated outside after loading it in our program, then the updated version of the module will not be available to our program. We can solve this problem by reloading modules explicitly based on our requirement wherever needed. We can reload by using the reload() function of the imp module.</w:t>
      </w:r>
    </w:p>
    <w:p w14:paraId="7AB706D7" w14:textId="77777777" w:rsidR="00FC0A42" w:rsidRPr="00FC0A42" w:rsidRDefault="00FC0A42" w:rsidP="00FC0A42">
      <w:r w:rsidRPr="00FC0A42">
        <w:rPr>
          <w:b/>
          <w:bCs/>
        </w:rPr>
        <w:t>Syntax:</w:t>
      </w:r>
      <w:r w:rsidRPr="00FC0A42">
        <w:br/>
      </w:r>
      <w:r w:rsidRPr="00FC0A42">
        <w:rPr>
          <w:b/>
          <w:bCs/>
        </w:rPr>
        <w:t>import imp</w:t>
      </w:r>
      <w:r w:rsidRPr="00FC0A42">
        <w:br/>
      </w:r>
      <w:proofErr w:type="spellStart"/>
      <w:r w:rsidRPr="00FC0A42">
        <w:rPr>
          <w:b/>
          <w:bCs/>
        </w:rPr>
        <w:t>imp.reload</w:t>
      </w:r>
      <w:proofErr w:type="spellEnd"/>
      <w:r w:rsidRPr="00FC0A42">
        <w:rPr>
          <w:b/>
          <w:bCs/>
        </w:rPr>
        <w:t>(module1)</w:t>
      </w:r>
    </w:p>
    <w:p w14:paraId="5A8E5FF0" w14:textId="77777777" w:rsidR="00FC0A42" w:rsidRPr="00FC0A42" w:rsidRDefault="00FC0A42" w:rsidP="00FC0A42">
      <w:pPr>
        <w:rPr>
          <w:b/>
          <w:bCs/>
        </w:rPr>
      </w:pPr>
      <w:r w:rsidRPr="00FC0A42">
        <w:rPr>
          <w:b/>
          <w:bCs/>
        </w:rPr>
        <w:t>Example: demo8.py</w:t>
      </w:r>
    </w:p>
    <w:p w14:paraId="23036184" w14:textId="77777777" w:rsidR="00FC0A42" w:rsidRPr="00FC0A42" w:rsidRDefault="00FC0A42" w:rsidP="00FC0A42">
      <w:r w:rsidRPr="00FC0A42">
        <w:rPr>
          <w:b/>
          <w:bCs/>
        </w:rPr>
        <w:t>import</w:t>
      </w:r>
      <w:r w:rsidRPr="00FC0A42">
        <w:t xml:space="preserve"> module1</w:t>
      </w:r>
    </w:p>
    <w:p w14:paraId="53C0CAEF" w14:textId="77777777" w:rsidR="00FC0A42" w:rsidRPr="00FC0A42" w:rsidRDefault="00FC0A42" w:rsidP="00FC0A42">
      <w:r w:rsidRPr="00FC0A42">
        <w:rPr>
          <w:b/>
          <w:bCs/>
        </w:rPr>
        <w:t>import</w:t>
      </w:r>
      <w:r w:rsidRPr="00FC0A42">
        <w:t xml:space="preserve"> module1</w:t>
      </w:r>
    </w:p>
    <w:p w14:paraId="263625B1" w14:textId="77777777" w:rsidR="00FC0A42" w:rsidRPr="00FC0A42" w:rsidRDefault="00FC0A42" w:rsidP="00FC0A42">
      <w:r w:rsidRPr="00FC0A42">
        <w:rPr>
          <w:b/>
          <w:bCs/>
        </w:rPr>
        <w:t xml:space="preserve">from </w:t>
      </w:r>
      <w:r w:rsidRPr="00FC0A42">
        <w:rPr>
          <w:i/>
          <w:iCs/>
        </w:rPr>
        <w:t>imp</w:t>
      </w:r>
      <w:r w:rsidRPr="00FC0A42">
        <w:rPr>
          <w:b/>
          <w:bCs/>
        </w:rPr>
        <w:t xml:space="preserve"> import</w:t>
      </w:r>
      <w:r w:rsidRPr="00FC0A42">
        <w:t xml:space="preserve"> reload</w:t>
      </w:r>
    </w:p>
    <w:p w14:paraId="0650BC3D" w14:textId="77777777" w:rsidR="00FC0A42" w:rsidRPr="00FC0A42" w:rsidRDefault="00FC0A42" w:rsidP="00FC0A42">
      <w:r w:rsidRPr="00FC0A42">
        <w:t>reload</w:t>
      </w:r>
      <w:r w:rsidRPr="00FC0A42">
        <w:rPr>
          <w:b/>
          <w:bCs/>
        </w:rPr>
        <w:t>(</w:t>
      </w:r>
      <w:r w:rsidRPr="00FC0A42">
        <w:t>module1</w:t>
      </w:r>
      <w:r w:rsidRPr="00FC0A42">
        <w:rPr>
          <w:b/>
          <w:bCs/>
        </w:rPr>
        <w:t>)</w:t>
      </w:r>
    </w:p>
    <w:p w14:paraId="625227D5" w14:textId="77777777" w:rsidR="00FC0A42" w:rsidRPr="00FC0A42" w:rsidRDefault="00FC0A42" w:rsidP="00FC0A42">
      <w:r w:rsidRPr="00FC0A42">
        <w:t>reload</w:t>
      </w:r>
      <w:r w:rsidRPr="00FC0A42">
        <w:rPr>
          <w:b/>
          <w:bCs/>
        </w:rPr>
        <w:t>(</w:t>
      </w:r>
      <w:r w:rsidRPr="00FC0A42">
        <w:t>module1</w:t>
      </w:r>
      <w:r w:rsidRPr="00FC0A42">
        <w:rPr>
          <w:b/>
          <w:bCs/>
        </w:rPr>
        <w:t>)</w:t>
      </w:r>
    </w:p>
    <w:p w14:paraId="04CEEEA6" w14:textId="77777777" w:rsidR="00FC0A42" w:rsidRPr="00FC0A42" w:rsidRDefault="00FC0A42" w:rsidP="00FC0A42">
      <w:r w:rsidRPr="00FC0A42">
        <w:t>reload</w:t>
      </w:r>
      <w:r w:rsidRPr="00FC0A42">
        <w:rPr>
          <w:b/>
          <w:bCs/>
        </w:rPr>
        <w:t>(</w:t>
      </w:r>
      <w:r w:rsidRPr="00FC0A42">
        <w:t>module1</w:t>
      </w:r>
      <w:r w:rsidRPr="00FC0A42">
        <w:rPr>
          <w:b/>
          <w:bCs/>
        </w:rPr>
        <w:t>)</w:t>
      </w:r>
    </w:p>
    <w:p w14:paraId="11A608BC" w14:textId="77777777" w:rsidR="00FC0A42" w:rsidRPr="00FC0A42" w:rsidRDefault="00FC0A42" w:rsidP="00FC0A42">
      <w:r w:rsidRPr="00FC0A42">
        <w:t>print</w:t>
      </w:r>
      <w:r w:rsidRPr="00FC0A42">
        <w:rPr>
          <w:b/>
          <w:bCs/>
        </w:rPr>
        <w:t>(</w:t>
      </w:r>
      <w:r w:rsidRPr="00FC0A42">
        <w:t xml:space="preserve">"This is </w:t>
      </w:r>
      <w:proofErr w:type="gramStart"/>
      <w:r w:rsidRPr="00FC0A42">
        <w:t>test</w:t>
      </w:r>
      <w:proofErr w:type="gramEnd"/>
      <w:r w:rsidRPr="00FC0A42">
        <w:t xml:space="preserve"> module"</w:t>
      </w:r>
      <w:r w:rsidRPr="00FC0A42">
        <w:rPr>
          <w:b/>
          <w:bCs/>
        </w:rPr>
        <w:t>)</w:t>
      </w:r>
    </w:p>
    <w:p w14:paraId="29A9D124" w14:textId="77777777" w:rsidR="00FC0A42" w:rsidRPr="00FC0A42" w:rsidRDefault="00FC0A42" w:rsidP="00FC0A42">
      <w:pPr>
        <w:rPr>
          <w:b/>
          <w:bCs/>
        </w:rPr>
      </w:pPr>
      <w:r w:rsidRPr="00FC0A42">
        <w:rPr>
          <w:b/>
          <w:bCs/>
        </w:rPr>
        <w:t>Output:</w:t>
      </w:r>
    </w:p>
    <w:p w14:paraId="72C9186F" w14:textId="01196D09" w:rsidR="00FC0A42" w:rsidRPr="00FC0A42" w:rsidRDefault="00FC0A42" w:rsidP="00FC0A42">
      <w:r w:rsidRPr="00FC0A42">
        <w:drawing>
          <wp:inline distT="0" distB="0" distL="0" distR="0" wp14:anchorId="7C5EA36A" wp14:editId="6C227618">
            <wp:extent cx="1612900" cy="762000"/>
            <wp:effectExtent l="0" t="0" r="6350" b="0"/>
            <wp:docPr id="85372112" name="Picture 17" descr="Modules and Packages in Python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Modules and Packages in Python with Exampl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12900" cy="762000"/>
                    </a:xfrm>
                    <a:prstGeom prst="rect">
                      <a:avLst/>
                    </a:prstGeom>
                    <a:noFill/>
                    <a:ln>
                      <a:noFill/>
                    </a:ln>
                  </pic:spPr>
                </pic:pic>
              </a:graphicData>
            </a:graphic>
          </wp:inline>
        </w:drawing>
      </w:r>
    </w:p>
    <w:p w14:paraId="27BB49AB" w14:textId="77777777" w:rsidR="00FC0A42" w:rsidRPr="00FC0A42" w:rsidRDefault="00FC0A42" w:rsidP="00FC0A42">
      <w:r w:rsidRPr="00FC0A42">
        <w:lastRenderedPageBreak/>
        <w:t>In the above program module1 will be loaded 4 times in that 1 time by default and 3 times explicitly. The main advantage of explicit module reloading is we can ensure that updated versions are always available to our program.</w:t>
      </w:r>
    </w:p>
    <w:p w14:paraId="5705FBF6" w14:textId="77777777" w:rsidR="00FC0A42" w:rsidRPr="00FC0A42" w:rsidRDefault="00FC0A42" w:rsidP="00FC0A42">
      <w:pPr>
        <w:rPr>
          <w:b/>
          <w:bCs/>
        </w:rPr>
      </w:pPr>
      <w:proofErr w:type="spellStart"/>
      <w:r w:rsidRPr="00FC0A42">
        <w:rPr>
          <w:b/>
          <w:bCs/>
        </w:rPr>
        <w:t>dir</w:t>
      </w:r>
      <w:proofErr w:type="spellEnd"/>
      <w:r w:rsidRPr="00FC0A42">
        <w:rPr>
          <w:b/>
          <w:bCs/>
        </w:rPr>
        <w:t>() function in Python:</w:t>
      </w:r>
    </w:p>
    <w:p w14:paraId="1B9FFA37" w14:textId="77777777" w:rsidR="00FC0A42" w:rsidRPr="00FC0A42" w:rsidRDefault="00FC0A42" w:rsidP="00FC0A42">
      <w:r w:rsidRPr="00FC0A42">
        <w:t xml:space="preserve">We can find members of a module by using the </w:t>
      </w:r>
      <w:proofErr w:type="spellStart"/>
      <w:r w:rsidRPr="00FC0A42">
        <w:t>dir</w:t>
      </w:r>
      <w:proofErr w:type="spellEnd"/>
      <w:r w:rsidRPr="00FC0A42">
        <w:t>() function. For every module at the time of execution, the Python interpreter will add some special properties automatically for internal use, for example</w:t>
      </w:r>
    </w:p>
    <w:p w14:paraId="634ECE65" w14:textId="77777777" w:rsidR="00FC0A42" w:rsidRPr="00FC0A42" w:rsidRDefault="00FC0A42" w:rsidP="00FC0A42">
      <w:r w:rsidRPr="00FC0A42">
        <w:rPr>
          <w:b/>
          <w:bCs/>
        </w:rPr>
        <w:t>     __name__</w:t>
      </w:r>
      <w:r w:rsidRPr="00FC0A42">
        <w:br/>
      </w:r>
      <w:r w:rsidRPr="00FC0A42">
        <w:rPr>
          <w:b/>
          <w:bCs/>
        </w:rPr>
        <w:t>    __package__</w:t>
      </w:r>
    </w:p>
    <w:p w14:paraId="6150DE4B" w14:textId="77777777" w:rsidR="00FC0A42" w:rsidRPr="00FC0A42" w:rsidRDefault="00FC0A42" w:rsidP="00FC0A42">
      <w:r w:rsidRPr="00FC0A42">
        <w:t xml:space="preserve">This inbuilt function </w:t>
      </w:r>
      <w:proofErr w:type="spellStart"/>
      <w:r w:rsidRPr="00FC0A42">
        <w:t>dir</w:t>
      </w:r>
      <w:proofErr w:type="spellEnd"/>
      <w:r w:rsidRPr="00FC0A42">
        <w:t>() helps us to list out all members, including those which are included by interpreter, of the current module or a specified module.</w:t>
      </w:r>
    </w:p>
    <w:p w14:paraId="766CC8C5" w14:textId="77777777" w:rsidR="00FC0A42" w:rsidRPr="00FC0A42" w:rsidRDefault="00FC0A42" w:rsidP="00FC0A42">
      <w:pPr>
        <w:numPr>
          <w:ilvl w:val="0"/>
          <w:numId w:val="1"/>
        </w:numPr>
      </w:pPr>
      <w:proofErr w:type="spellStart"/>
      <w:r w:rsidRPr="00FC0A42">
        <w:rPr>
          <w:b/>
          <w:bCs/>
        </w:rPr>
        <w:t>dir</w:t>
      </w:r>
      <w:proofErr w:type="spellEnd"/>
      <w:r w:rsidRPr="00FC0A42">
        <w:rPr>
          <w:b/>
          <w:bCs/>
        </w:rPr>
        <w:t>() ===&gt;</w:t>
      </w:r>
      <w:r w:rsidRPr="00FC0A42">
        <w:t> To list out all members of current module</w:t>
      </w:r>
    </w:p>
    <w:p w14:paraId="465F327D" w14:textId="77777777" w:rsidR="00FC0A42" w:rsidRPr="00FC0A42" w:rsidRDefault="00FC0A42" w:rsidP="00FC0A42">
      <w:pPr>
        <w:numPr>
          <w:ilvl w:val="0"/>
          <w:numId w:val="1"/>
        </w:numPr>
      </w:pPr>
      <w:proofErr w:type="spellStart"/>
      <w:r w:rsidRPr="00FC0A42">
        <w:rPr>
          <w:b/>
          <w:bCs/>
        </w:rPr>
        <w:t>dir</w:t>
      </w:r>
      <w:proofErr w:type="spellEnd"/>
      <w:r w:rsidRPr="00FC0A42">
        <w:rPr>
          <w:b/>
          <w:bCs/>
        </w:rPr>
        <w:t>(</w:t>
      </w:r>
      <w:proofErr w:type="spellStart"/>
      <w:r w:rsidRPr="00FC0A42">
        <w:rPr>
          <w:b/>
          <w:bCs/>
        </w:rPr>
        <w:t>moduleName</w:t>
      </w:r>
      <w:proofErr w:type="spellEnd"/>
      <w:r w:rsidRPr="00FC0A42">
        <w:rPr>
          <w:b/>
          <w:bCs/>
        </w:rPr>
        <w:t>) ===&gt;</w:t>
      </w:r>
      <w:r w:rsidRPr="00FC0A42">
        <w:t> To list out all members of specified module</w:t>
      </w:r>
    </w:p>
    <w:p w14:paraId="4D20C83D" w14:textId="77777777" w:rsidR="00FC0A42" w:rsidRPr="00FC0A42" w:rsidRDefault="00FC0A42" w:rsidP="00FC0A42">
      <w:pPr>
        <w:rPr>
          <w:b/>
          <w:bCs/>
        </w:rPr>
      </w:pPr>
      <w:r w:rsidRPr="00FC0A42">
        <w:rPr>
          <w:b/>
          <w:bCs/>
        </w:rPr>
        <w:t xml:space="preserve">Example: </w:t>
      </w:r>
      <w:proofErr w:type="spellStart"/>
      <w:r w:rsidRPr="00FC0A42">
        <w:rPr>
          <w:b/>
          <w:bCs/>
        </w:rPr>
        <w:t>dir</w:t>
      </w:r>
      <w:proofErr w:type="spellEnd"/>
      <w:r w:rsidRPr="00FC0A42">
        <w:rPr>
          <w:b/>
          <w:bCs/>
        </w:rPr>
        <w:t>() function in python (demo9.py)</w:t>
      </w:r>
    </w:p>
    <w:p w14:paraId="7DAEBC66" w14:textId="77777777" w:rsidR="00FC0A42" w:rsidRPr="00FC0A42" w:rsidRDefault="00FC0A42" w:rsidP="00FC0A42">
      <w:r w:rsidRPr="00FC0A42">
        <w:t>x=10</w:t>
      </w:r>
    </w:p>
    <w:p w14:paraId="337E9901" w14:textId="77777777" w:rsidR="00FC0A42" w:rsidRPr="00FC0A42" w:rsidRDefault="00FC0A42" w:rsidP="00FC0A42">
      <w:r w:rsidRPr="00FC0A42">
        <w:t>y=20</w:t>
      </w:r>
    </w:p>
    <w:p w14:paraId="1AC09042" w14:textId="77777777" w:rsidR="00FC0A42" w:rsidRPr="00FC0A42" w:rsidRDefault="00FC0A42" w:rsidP="00FC0A42">
      <w:r w:rsidRPr="00FC0A42">
        <w:rPr>
          <w:b/>
          <w:bCs/>
        </w:rPr>
        <w:t>def</w:t>
      </w:r>
      <w:r w:rsidRPr="00FC0A42">
        <w:t xml:space="preserve"> f1</w:t>
      </w:r>
      <w:r w:rsidRPr="00FC0A42">
        <w:rPr>
          <w:b/>
          <w:bCs/>
        </w:rPr>
        <w:t>()</w:t>
      </w:r>
      <w:r w:rsidRPr="00FC0A42">
        <w:t>:</w:t>
      </w:r>
    </w:p>
    <w:p w14:paraId="686B0619" w14:textId="77777777" w:rsidR="00FC0A42" w:rsidRPr="00FC0A42" w:rsidRDefault="00FC0A42" w:rsidP="00FC0A42">
      <w:r w:rsidRPr="00FC0A42">
        <w:t>print</w:t>
      </w:r>
      <w:r w:rsidRPr="00FC0A42">
        <w:rPr>
          <w:b/>
          <w:bCs/>
        </w:rPr>
        <w:t>(</w:t>
      </w:r>
      <w:r w:rsidRPr="00FC0A42">
        <w:t>"Hello"</w:t>
      </w:r>
      <w:r w:rsidRPr="00FC0A42">
        <w:rPr>
          <w:b/>
          <w:bCs/>
        </w:rPr>
        <w:t>)</w:t>
      </w:r>
    </w:p>
    <w:p w14:paraId="6CD5C9EA" w14:textId="77777777" w:rsidR="00FC0A42" w:rsidRPr="00FC0A42" w:rsidRDefault="00FC0A42" w:rsidP="00FC0A42">
      <w:r w:rsidRPr="00FC0A42">
        <w:t>print</w:t>
      </w:r>
      <w:r w:rsidRPr="00FC0A42">
        <w:rPr>
          <w:b/>
          <w:bCs/>
        </w:rPr>
        <w:t>(</w:t>
      </w:r>
      <w:proofErr w:type="spellStart"/>
      <w:r w:rsidRPr="00FC0A42">
        <w:t>dir</w:t>
      </w:r>
      <w:proofErr w:type="spellEnd"/>
      <w:r w:rsidRPr="00FC0A42">
        <w:rPr>
          <w:b/>
          <w:bCs/>
        </w:rPr>
        <w:t>())</w:t>
      </w:r>
    </w:p>
    <w:p w14:paraId="60B0183B" w14:textId="77777777" w:rsidR="00FC0A42" w:rsidRPr="00FC0A42" w:rsidRDefault="00FC0A42" w:rsidP="00FC0A42">
      <w:pPr>
        <w:rPr>
          <w:b/>
          <w:bCs/>
        </w:rPr>
      </w:pPr>
      <w:r w:rsidRPr="00FC0A42">
        <w:rPr>
          <w:b/>
          <w:bCs/>
        </w:rPr>
        <w:t>Output:</w:t>
      </w:r>
    </w:p>
    <w:p w14:paraId="5E9E83F2" w14:textId="0FB9A86E" w:rsidR="00FC0A42" w:rsidRPr="00FC0A42" w:rsidRDefault="00FC0A42" w:rsidP="00FC0A42">
      <w:r w:rsidRPr="00FC0A42">
        <w:drawing>
          <wp:inline distT="0" distB="0" distL="0" distR="0" wp14:anchorId="55B00747" wp14:editId="4A8FF513">
            <wp:extent cx="5943600" cy="326390"/>
            <wp:effectExtent l="0" t="0" r="0" b="0"/>
            <wp:docPr id="987378425" name="Picture 16" descr="dir() function in python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dir() function in python with Exampl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26390"/>
                    </a:xfrm>
                    <a:prstGeom prst="rect">
                      <a:avLst/>
                    </a:prstGeom>
                    <a:noFill/>
                    <a:ln>
                      <a:noFill/>
                    </a:ln>
                  </pic:spPr>
                </pic:pic>
              </a:graphicData>
            </a:graphic>
          </wp:inline>
        </w:drawing>
      </w:r>
    </w:p>
    <w:p w14:paraId="0238C611" w14:textId="77777777" w:rsidR="00FC0A42" w:rsidRPr="00FC0A42" w:rsidRDefault="00FC0A42" w:rsidP="00FC0A42">
      <w:pPr>
        <w:rPr>
          <w:b/>
          <w:bCs/>
        </w:rPr>
      </w:pPr>
      <w:r w:rsidRPr="00FC0A42">
        <w:rPr>
          <w:b/>
          <w:bCs/>
        </w:rPr>
        <w:t>Example: To display members of the specific module in python (demo10.py)</w:t>
      </w:r>
    </w:p>
    <w:p w14:paraId="571323E9" w14:textId="77777777" w:rsidR="00FC0A42" w:rsidRPr="00FC0A42" w:rsidRDefault="00FC0A42" w:rsidP="00FC0A42">
      <w:r w:rsidRPr="00FC0A42">
        <w:rPr>
          <w:b/>
          <w:bCs/>
        </w:rPr>
        <w:t>import</w:t>
      </w:r>
      <w:r w:rsidRPr="00FC0A42">
        <w:t xml:space="preserve"> module1</w:t>
      </w:r>
    </w:p>
    <w:p w14:paraId="14558228" w14:textId="77777777" w:rsidR="00FC0A42" w:rsidRPr="00FC0A42" w:rsidRDefault="00FC0A42" w:rsidP="00FC0A42">
      <w:r w:rsidRPr="00FC0A42">
        <w:rPr>
          <w:b/>
          <w:bCs/>
        </w:rPr>
        <w:t>import</w:t>
      </w:r>
      <w:r w:rsidRPr="00FC0A42">
        <w:t xml:space="preserve"> </w:t>
      </w:r>
      <w:proofErr w:type="spellStart"/>
      <w:r w:rsidRPr="00FC0A42">
        <w:t>addmultiplication</w:t>
      </w:r>
      <w:proofErr w:type="spellEnd"/>
    </w:p>
    <w:p w14:paraId="2F6F0137" w14:textId="77777777" w:rsidR="00FC0A42" w:rsidRPr="00FC0A42" w:rsidRDefault="00FC0A42" w:rsidP="00FC0A42">
      <w:r w:rsidRPr="00FC0A42">
        <w:t>print</w:t>
      </w:r>
      <w:r w:rsidRPr="00FC0A42">
        <w:rPr>
          <w:b/>
          <w:bCs/>
        </w:rPr>
        <w:t>(</w:t>
      </w:r>
      <w:proofErr w:type="spellStart"/>
      <w:r w:rsidRPr="00FC0A42">
        <w:t>dir</w:t>
      </w:r>
      <w:proofErr w:type="spellEnd"/>
      <w:r w:rsidRPr="00FC0A42">
        <w:rPr>
          <w:b/>
          <w:bCs/>
        </w:rPr>
        <w:t>(</w:t>
      </w:r>
      <w:r w:rsidRPr="00FC0A42">
        <w:t>module1</w:t>
      </w:r>
      <w:r w:rsidRPr="00FC0A42">
        <w:rPr>
          <w:b/>
          <w:bCs/>
        </w:rPr>
        <w:t>))</w:t>
      </w:r>
    </w:p>
    <w:p w14:paraId="508E55CC" w14:textId="77777777" w:rsidR="00FC0A42" w:rsidRPr="00FC0A42" w:rsidRDefault="00FC0A42" w:rsidP="00FC0A42">
      <w:r w:rsidRPr="00FC0A42">
        <w:t>print</w:t>
      </w:r>
      <w:r w:rsidRPr="00FC0A42">
        <w:rPr>
          <w:b/>
          <w:bCs/>
        </w:rPr>
        <w:t>(</w:t>
      </w:r>
      <w:proofErr w:type="spellStart"/>
      <w:r w:rsidRPr="00FC0A42">
        <w:t>dir</w:t>
      </w:r>
      <w:proofErr w:type="spellEnd"/>
      <w:r w:rsidRPr="00FC0A42">
        <w:rPr>
          <w:b/>
          <w:bCs/>
        </w:rPr>
        <w:t>(</w:t>
      </w:r>
      <w:proofErr w:type="spellStart"/>
      <w:r w:rsidRPr="00FC0A42">
        <w:t>addmultiplication</w:t>
      </w:r>
      <w:proofErr w:type="spellEnd"/>
      <w:r w:rsidRPr="00FC0A42">
        <w:rPr>
          <w:b/>
          <w:bCs/>
        </w:rPr>
        <w:t>))</w:t>
      </w:r>
    </w:p>
    <w:p w14:paraId="7F7E6380" w14:textId="77777777" w:rsidR="00FC0A42" w:rsidRPr="00FC0A42" w:rsidRDefault="00FC0A42" w:rsidP="00FC0A42">
      <w:pPr>
        <w:rPr>
          <w:b/>
          <w:bCs/>
        </w:rPr>
      </w:pPr>
      <w:r w:rsidRPr="00FC0A42">
        <w:rPr>
          <w:b/>
          <w:bCs/>
        </w:rPr>
        <w:t>Output:</w:t>
      </w:r>
    </w:p>
    <w:p w14:paraId="2EBC1106" w14:textId="314070C4" w:rsidR="00FC0A42" w:rsidRPr="00FC0A42" w:rsidRDefault="00FC0A42" w:rsidP="00FC0A42">
      <w:r w:rsidRPr="00FC0A42">
        <w:lastRenderedPageBreak/>
        <w:drawing>
          <wp:inline distT="0" distB="0" distL="0" distR="0" wp14:anchorId="5D140CAD" wp14:editId="2143632D">
            <wp:extent cx="5943600" cy="738505"/>
            <wp:effectExtent l="0" t="0" r="0" b="4445"/>
            <wp:docPr id="2141880694" name="Picture 15" descr="To display members of the specific module in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To display members of the specific module in pyth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738505"/>
                    </a:xfrm>
                    <a:prstGeom prst="rect">
                      <a:avLst/>
                    </a:prstGeom>
                    <a:noFill/>
                    <a:ln>
                      <a:noFill/>
                    </a:ln>
                  </pic:spPr>
                </pic:pic>
              </a:graphicData>
            </a:graphic>
          </wp:inline>
        </w:drawing>
      </w:r>
    </w:p>
    <w:p w14:paraId="7FE5DFD4" w14:textId="77777777" w:rsidR="00FC0A42" w:rsidRPr="00FC0A42" w:rsidRDefault="00FC0A42" w:rsidP="00FC0A42">
      <w:pPr>
        <w:rPr>
          <w:b/>
          <w:bCs/>
        </w:rPr>
      </w:pPr>
      <w:r w:rsidRPr="00FC0A42">
        <w:rPr>
          <w:b/>
          <w:bCs/>
        </w:rPr>
        <w:t>What is a Package in Python?</w:t>
      </w:r>
    </w:p>
    <w:p w14:paraId="30C8C140" w14:textId="77777777" w:rsidR="00FC0A42" w:rsidRPr="00FC0A42" w:rsidRDefault="00FC0A42" w:rsidP="00FC0A42">
      <w:r w:rsidRPr="00FC0A42">
        <w:t>A package is nothing but a folder or directory which represents a collection of python modules(programs). Any folder or directory, for python to recognize as a package, should contains</w:t>
      </w:r>
      <w:r w:rsidRPr="00FC0A42">
        <w:rPr>
          <w:b/>
          <w:bCs/>
        </w:rPr>
        <w:t>__</w:t>
      </w:r>
      <w:proofErr w:type="spellStart"/>
      <w:r w:rsidRPr="00FC0A42">
        <w:rPr>
          <w:b/>
          <w:bCs/>
        </w:rPr>
        <w:t>init</w:t>
      </w:r>
      <w:proofErr w:type="spellEnd"/>
      <w:r w:rsidRPr="00FC0A42">
        <w:rPr>
          <w:b/>
          <w:bCs/>
        </w:rPr>
        <w:t>__ .</w:t>
      </w:r>
      <w:proofErr w:type="spellStart"/>
      <w:r w:rsidRPr="00FC0A42">
        <w:rPr>
          <w:b/>
          <w:bCs/>
        </w:rPr>
        <w:t>py</w:t>
      </w:r>
      <w:proofErr w:type="spellEnd"/>
      <w:r w:rsidRPr="00FC0A42">
        <w:t> file. </w:t>
      </w:r>
      <w:r w:rsidRPr="00FC0A42">
        <w:rPr>
          <w:b/>
          <w:bCs/>
        </w:rPr>
        <w:t>__</w:t>
      </w:r>
      <w:proofErr w:type="spellStart"/>
      <w:r w:rsidRPr="00FC0A42">
        <w:rPr>
          <w:b/>
          <w:bCs/>
        </w:rPr>
        <w:t>init</w:t>
      </w:r>
      <w:proofErr w:type="spellEnd"/>
      <w:r w:rsidRPr="00FC0A42">
        <w:rPr>
          <w:b/>
          <w:bCs/>
        </w:rPr>
        <w:t>__ .</w:t>
      </w:r>
      <w:proofErr w:type="spellStart"/>
      <w:r w:rsidRPr="00FC0A42">
        <w:rPr>
          <w:b/>
          <w:bCs/>
        </w:rPr>
        <w:t>py</w:t>
      </w:r>
      <w:proofErr w:type="spellEnd"/>
      <w:r w:rsidRPr="00FC0A42">
        <w:t> can be an empty file. A package can contain sub-packages also.</w:t>
      </w:r>
    </w:p>
    <w:p w14:paraId="20AA8A32" w14:textId="77777777" w:rsidR="00FC0A42" w:rsidRPr="00FC0A42" w:rsidRDefault="00FC0A42" w:rsidP="00FC0A42">
      <w:pPr>
        <w:rPr>
          <w:b/>
          <w:bCs/>
        </w:rPr>
      </w:pPr>
      <w:r w:rsidRPr="00FC0A42">
        <w:rPr>
          <w:b/>
          <w:bCs/>
        </w:rPr>
        <w:t>Diagrammatic representation of Package in Python:</w:t>
      </w:r>
    </w:p>
    <w:p w14:paraId="498460C1" w14:textId="5FBB96CE" w:rsidR="00FC0A42" w:rsidRPr="00FC0A42" w:rsidRDefault="00FC0A42" w:rsidP="00FC0A42">
      <w:r w:rsidRPr="00FC0A42">
        <w:drawing>
          <wp:inline distT="0" distB="0" distL="0" distR="0" wp14:anchorId="6537398A" wp14:editId="54C68A7C">
            <wp:extent cx="2660650" cy="4343400"/>
            <wp:effectExtent l="0" t="0" r="6350" b="0"/>
            <wp:docPr id="1190864263" name="Picture 14" descr="Diagrammatic representation of Package in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Diagrammatic representation of Package in Pyth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60650" cy="4343400"/>
                    </a:xfrm>
                    <a:prstGeom prst="rect">
                      <a:avLst/>
                    </a:prstGeom>
                    <a:noFill/>
                    <a:ln>
                      <a:noFill/>
                    </a:ln>
                  </pic:spPr>
                </pic:pic>
              </a:graphicData>
            </a:graphic>
          </wp:inline>
        </w:drawing>
      </w:r>
    </w:p>
    <w:p w14:paraId="7680959D" w14:textId="77777777" w:rsidR="00FC0A42" w:rsidRPr="00FC0A42" w:rsidRDefault="00FC0A42" w:rsidP="00FC0A42">
      <w:pPr>
        <w:rPr>
          <w:b/>
          <w:bCs/>
        </w:rPr>
      </w:pPr>
      <w:r w:rsidRPr="00FC0A42">
        <w:rPr>
          <w:b/>
          <w:bCs/>
        </w:rPr>
        <w:t>Summary of Modules and Packages in Python</w:t>
      </w:r>
    </w:p>
    <w:p w14:paraId="3DF8AF82" w14:textId="77777777" w:rsidR="00FC0A42" w:rsidRPr="00FC0A42" w:rsidRDefault="00FC0A42" w:rsidP="00FC0A42">
      <w:pPr>
        <w:numPr>
          <w:ilvl w:val="0"/>
          <w:numId w:val="2"/>
        </w:numPr>
      </w:pPr>
      <w:r w:rsidRPr="00FC0A42">
        <w:t>Library → A group of packages</w:t>
      </w:r>
    </w:p>
    <w:p w14:paraId="0871D14B" w14:textId="77777777" w:rsidR="00FC0A42" w:rsidRPr="00FC0A42" w:rsidRDefault="00FC0A42" w:rsidP="00FC0A42">
      <w:pPr>
        <w:numPr>
          <w:ilvl w:val="0"/>
          <w:numId w:val="2"/>
        </w:numPr>
      </w:pPr>
      <w:r w:rsidRPr="00FC0A42">
        <w:t>Package → A group of modules</w:t>
      </w:r>
    </w:p>
    <w:p w14:paraId="1176CD2A" w14:textId="77777777" w:rsidR="00FC0A42" w:rsidRPr="00FC0A42" w:rsidRDefault="00FC0A42" w:rsidP="00FC0A42">
      <w:pPr>
        <w:numPr>
          <w:ilvl w:val="0"/>
          <w:numId w:val="2"/>
        </w:numPr>
      </w:pPr>
      <w:r w:rsidRPr="00FC0A42">
        <w:t>Modules → A group of functions or methods and classes.</w:t>
      </w:r>
    </w:p>
    <w:p w14:paraId="7180255A" w14:textId="77777777" w:rsidR="00FC0A42" w:rsidRDefault="00FC0A42"/>
    <w:p w14:paraId="13E4B9DC" w14:textId="77777777" w:rsidR="00DB5CC4" w:rsidRDefault="00DB5CC4"/>
    <w:p w14:paraId="448FF71B" w14:textId="77777777" w:rsidR="00DB5CC4" w:rsidRDefault="00DB5CC4"/>
    <w:p w14:paraId="3C25CEF1" w14:textId="77777777" w:rsidR="00DB5CC4" w:rsidRPr="00DB5CC4" w:rsidRDefault="00DB5CC4" w:rsidP="00DB5CC4">
      <w:pPr>
        <w:rPr>
          <w:b/>
          <w:bCs/>
        </w:rPr>
      </w:pPr>
      <w:r w:rsidRPr="00DB5CC4">
        <w:rPr>
          <w:b/>
          <w:bCs/>
        </w:rPr>
        <w:t>Project Structure</w:t>
      </w:r>
    </w:p>
    <w:p w14:paraId="1180D1D0" w14:textId="77777777" w:rsidR="00DB5CC4" w:rsidRPr="00DB5CC4" w:rsidRDefault="00DB5CC4" w:rsidP="00DB5CC4">
      <w:proofErr w:type="spellStart"/>
      <w:r w:rsidRPr="00DB5CC4">
        <w:t>ecommerce_app</w:t>
      </w:r>
      <w:proofErr w:type="spellEnd"/>
      <w:r w:rsidRPr="00DB5CC4">
        <w:t>/</w:t>
      </w:r>
      <w:r w:rsidRPr="00DB5CC4">
        <w:br/>
        <w:t>│</w:t>
      </w:r>
      <w:r w:rsidRPr="00DB5CC4">
        <w:br/>
      </w:r>
      <w:r w:rsidRPr="00DB5CC4">
        <w:rPr>
          <w:rFonts w:ascii="MS Gothic" w:eastAsia="MS Gothic" w:hAnsi="MS Gothic" w:cs="MS Gothic" w:hint="eastAsia"/>
        </w:rPr>
        <w:t>├</w:t>
      </w:r>
      <w:r w:rsidRPr="00DB5CC4">
        <w:rPr>
          <w:rFonts w:ascii="Aptos" w:hAnsi="Aptos" w:cs="Aptos"/>
        </w:rPr>
        <w:t>──</w:t>
      </w:r>
      <w:r w:rsidRPr="00DB5CC4">
        <w:t xml:space="preserve"> main.py</w:t>
      </w:r>
      <w:r w:rsidRPr="00DB5CC4">
        <w:br/>
      </w:r>
      <w:r w:rsidRPr="00DB5CC4">
        <w:rPr>
          <w:rFonts w:ascii="Aptos" w:hAnsi="Aptos" w:cs="Aptos"/>
        </w:rPr>
        <w:t>│</w:t>
      </w:r>
      <w:r w:rsidRPr="00DB5CC4">
        <w:br/>
      </w:r>
      <w:r w:rsidRPr="00DB5CC4">
        <w:rPr>
          <w:rFonts w:ascii="MS Gothic" w:eastAsia="MS Gothic" w:hAnsi="MS Gothic" w:cs="MS Gothic" w:hint="eastAsia"/>
        </w:rPr>
        <w:t>├</w:t>
      </w:r>
      <w:r w:rsidRPr="00DB5CC4">
        <w:rPr>
          <w:rFonts w:ascii="Aptos" w:hAnsi="Aptos" w:cs="Aptos"/>
        </w:rPr>
        <w:t>──</w:t>
      </w:r>
      <w:r w:rsidRPr="00DB5CC4">
        <w:t xml:space="preserve"> ecommerce/</w:t>
      </w:r>
      <w:r w:rsidRPr="00DB5CC4">
        <w:br/>
      </w:r>
      <w:r w:rsidRPr="00DB5CC4">
        <w:rPr>
          <w:rFonts w:ascii="Aptos" w:hAnsi="Aptos" w:cs="Aptos"/>
        </w:rPr>
        <w:t>│</w:t>
      </w:r>
      <w:r w:rsidRPr="00DB5CC4">
        <w:t xml:space="preserve">   </w:t>
      </w:r>
      <w:r w:rsidRPr="00DB5CC4">
        <w:rPr>
          <w:rFonts w:ascii="MS Gothic" w:eastAsia="MS Gothic" w:hAnsi="MS Gothic" w:cs="MS Gothic" w:hint="eastAsia"/>
        </w:rPr>
        <w:t>├</w:t>
      </w:r>
      <w:r w:rsidRPr="00DB5CC4">
        <w:rPr>
          <w:rFonts w:ascii="Aptos" w:hAnsi="Aptos" w:cs="Aptos"/>
        </w:rPr>
        <w:t>──</w:t>
      </w:r>
      <w:r w:rsidRPr="00DB5CC4">
        <w:t xml:space="preserve"> __init__.py</w:t>
      </w:r>
      <w:r w:rsidRPr="00DB5CC4">
        <w:br/>
      </w:r>
      <w:r w:rsidRPr="00DB5CC4">
        <w:rPr>
          <w:rFonts w:ascii="Aptos" w:hAnsi="Aptos" w:cs="Aptos"/>
        </w:rPr>
        <w:t>│</w:t>
      </w:r>
      <w:r w:rsidRPr="00DB5CC4">
        <w:t xml:space="preserve">   </w:t>
      </w:r>
      <w:r w:rsidRPr="00DB5CC4">
        <w:rPr>
          <w:rFonts w:ascii="MS Gothic" w:eastAsia="MS Gothic" w:hAnsi="MS Gothic" w:cs="MS Gothic" w:hint="eastAsia"/>
        </w:rPr>
        <w:t>├</w:t>
      </w:r>
      <w:r w:rsidRPr="00DB5CC4">
        <w:rPr>
          <w:rFonts w:ascii="Aptos" w:hAnsi="Aptos" w:cs="Aptos"/>
        </w:rPr>
        <w:t>──</w:t>
      </w:r>
      <w:r w:rsidRPr="00DB5CC4">
        <w:t xml:space="preserve"> products.py</w:t>
      </w:r>
      <w:r w:rsidRPr="00DB5CC4">
        <w:br/>
      </w:r>
      <w:r w:rsidRPr="00DB5CC4">
        <w:rPr>
          <w:rFonts w:ascii="Aptos" w:hAnsi="Aptos" w:cs="Aptos"/>
        </w:rPr>
        <w:t>│</w:t>
      </w:r>
      <w:r w:rsidRPr="00DB5CC4">
        <w:t xml:space="preserve">   </w:t>
      </w:r>
      <w:r w:rsidRPr="00DB5CC4">
        <w:rPr>
          <w:rFonts w:ascii="MS Gothic" w:eastAsia="MS Gothic" w:hAnsi="MS Gothic" w:cs="MS Gothic" w:hint="eastAsia"/>
        </w:rPr>
        <w:t>├</w:t>
      </w:r>
      <w:r w:rsidRPr="00DB5CC4">
        <w:rPr>
          <w:rFonts w:ascii="Aptos" w:hAnsi="Aptos" w:cs="Aptos"/>
        </w:rPr>
        <w:t>──</w:t>
      </w:r>
      <w:r w:rsidRPr="00DB5CC4">
        <w:t xml:space="preserve"> cart.py</w:t>
      </w:r>
      <w:r w:rsidRPr="00DB5CC4">
        <w:br/>
      </w:r>
      <w:r w:rsidRPr="00DB5CC4">
        <w:rPr>
          <w:rFonts w:ascii="Aptos" w:hAnsi="Aptos" w:cs="Aptos"/>
        </w:rPr>
        <w:t>│</w:t>
      </w:r>
      <w:r w:rsidRPr="00DB5CC4">
        <w:t xml:space="preserve">   </w:t>
      </w:r>
      <w:r w:rsidRPr="00DB5CC4">
        <w:rPr>
          <w:rFonts w:ascii="Aptos" w:hAnsi="Aptos" w:cs="Aptos"/>
        </w:rPr>
        <w:t>└──</w:t>
      </w:r>
      <w:r w:rsidRPr="00DB5CC4">
        <w:t xml:space="preserve"> logger.py</w:t>
      </w:r>
      <w:r w:rsidRPr="00DB5CC4">
        <w:br/>
      </w:r>
      <w:r w:rsidRPr="00DB5CC4">
        <w:rPr>
          <w:rFonts w:ascii="Aptos" w:hAnsi="Aptos" w:cs="Aptos"/>
        </w:rPr>
        <w:t>│</w:t>
      </w:r>
      <w:r w:rsidRPr="00DB5CC4">
        <w:br/>
      </w:r>
      <w:r w:rsidRPr="00DB5CC4">
        <w:rPr>
          <w:rFonts w:ascii="Aptos" w:hAnsi="Aptos" w:cs="Aptos"/>
        </w:rPr>
        <w:t>└──</w:t>
      </w:r>
      <w:r w:rsidRPr="00DB5CC4">
        <w:t xml:space="preserve"> logs/</w:t>
      </w:r>
      <w:r w:rsidRPr="00DB5CC4">
        <w:br/>
        <w:t xml:space="preserve">    </w:t>
      </w:r>
      <w:r w:rsidRPr="00DB5CC4">
        <w:rPr>
          <w:rFonts w:ascii="Aptos" w:hAnsi="Aptos" w:cs="Aptos"/>
        </w:rPr>
        <w:t>└──</w:t>
      </w:r>
      <w:r w:rsidRPr="00DB5CC4">
        <w:t xml:space="preserve"> app.log</w:t>
      </w:r>
    </w:p>
    <w:p w14:paraId="15FDDF5F" w14:textId="77777777" w:rsidR="00DB5CC4" w:rsidRPr="00DB5CC4" w:rsidRDefault="00DB5CC4" w:rsidP="00DB5CC4">
      <w:r w:rsidRPr="00DB5CC4">
        <w:pict w14:anchorId="41E7CBA7">
          <v:rect id="_x0000_i1170" style="width:0;height:1.5pt" o:hralign="center" o:hrstd="t" o:hr="t" fillcolor="#a0a0a0" stroked="f"/>
        </w:pict>
      </w:r>
    </w:p>
    <w:p w14:paraId="476F0BF0" w14:textId="77777777" w:rsidR="00DB5CC4" w:rsidRPr="00DB5CC4" w:rsidRDefault="00DB5CC4" w:rsidP="00DB5CC4">
      <w:pPr>
        <w:rPr>
          <w:b/>
          <w:bCs/>
        </w:rPr>
      </w:pPr>
      <w:r w:rsidRPr="00DB5CC4">
        <w:rPr>
          <w:b/>
          <w:bCs/>
        </w:rPr>
        <w:t>1. __init__.py</w:t>
      </w:r>
    </w:p>
    <w:p w14:paraId="0A29DA85" w14:textId="77777777" w:rsidR="00DB5CC4" w:rsidRPr="00DB5CC4" w:rsidRDefault="00DB5CC4" w:rsidP="00DB5CC4">
      <w:r w:rsidRPr="00DB5CC4">
        <w:t>This makes ecommerce a Python package.</w:t>
      </w:r>
    </w:p>
    <w:p w14:paraId="02B0DC1D" w14:textId="77777777" w:rsidR="00DB5CC4" w:rsidRPr="00DB5CC4" w:rsidRDefault="00DB5CC4" w:rsidP="00DB5CC4">
      <w:pPr>
        <w:rPr>
          <w:b/>
          <w:bCs/>
        </w:rPr>
      </w:pPr>
      <w:r w:rsidRPr="00DB5CC4">
        <w:rPr>
          <w:b/>
          <w:bCs/>
        </w:rPr>
        <w:t>File: ecommerce/__init__.py</w:t>
      </w:r>
    </w:p>
    <w:p w14:paraId="55F8F610" w14:textId="77777777" w:rsidR="00DB5CC4" w:rsidRPr="00DB5CC4" w:rsidRDefault="00DB5CC4" w:rsidP="00DB5CC4">
      <w:r w:rsidRPr="00DB5CC4">
        <w:t>print("E-commerce package loaded")</w:t>
      </w:r>
    </w:p>
    <w:p w14:paraId="4B04A020" w14:textId="77777777" w:rsidR="00DB5CC4" w:rsidRPr="00DB5CC4" w:rsidRDefault="00DB5CC4" w:rsidP="00DB5CC4">
      <w:r w:rsidRPr="00DB5CC4">
        <w:pict w14:anchorId="747C9D1B">
          <v:rect id="_x0000_i1171" style="width:0;height:1.5pt" o:hralign="center" o:hrstd="t" o:hr="t" fillcolor="#a0a0a0" stroked="f"/>
        </w:pict>
      </w:r>
    </w:p>
    <w:p w14:paraId="0B7FD414" w14:textId="77777777" w:rsidR="00DB5CC4" w:rsidRPr="00DB5CC4" w:rsidRDefault="00DB5CC4" w:rsidP="00DB5CC4">
      <w:pPr>
        <w:rPr>
          <w:b/>
          <w:bCs/>
        </w:rPr>
      </w:pPr>
      <w:r w:rsidRPr="00DB5CC4">
        <w:rPr>
          <w:b/>
          <w:bCs/>
        </w:rPr>
        <w:t>2. Product Module</w:t>
      </w:r>
    </w:p>
    <w:p w14:paraId="41F7BEAF" w14:textId="77777777" w:rsidR="00DB5CC4" w:rsidRPr="00DB5CC4" w:rsidRDefault="00DB5CC4" w:rsidP="00DB5CC4">
      <w:pPr>
        <w:rPr>
          <w:b/>
          <w:bCs/>
        </w:rPr>
      </w:pPr>
      <w:r w:rsidRPr="00DB5CC4">
        <w:rPr>
          <w:b/>
          <w:bCs/>
        </w:rPr>
        <w:t>File: ecommerce/products.py</w:t>
      </w:r>
    </w:p>
    <w:p w14:paraId="585B1AFC" w14:textId="77777777" w:rsidR="00DB5CC4" w:rsidRPr="00DB5CC4" w:rsidRDefault="00DB5CC4" w:rsidP="00DB5CC4">
      <w:r w:rsidRPr="00DB5CC4">
        <w:t>class Product:</w:t>
      </w:r>
      <w:r w:rsidRPr="00DB5CC4">
        <w:br/>
      </w:r>
      <w:r w:rsidRPr="00DB5CC4">
        <w:br/>
        <w:t xml:space="preserve">    def __</w:t>
      </w:r>
      <w:proofErr w:type="spellStart"/>
      <w:r w:rsidRPr="00DB5CC4">
        <w:t>init</w:t>
      </w:r>
      <w:proofErr w:type="spellEnd"/>
      <w:r w:rsidRPr="00DB5CC4">
        <w:t>__(self, name, price):</w:t>
      </w:r>
      <w:r w:rsidRPr="00DB5CC4">
        <w:br/>
        <w:t xml:space="preserve">        self.name = name</w:t>
      </w:r>
      <w:r w:rsidRPr="00DB5CC4">
        <w:br/>
        <w:t xml:space="preserve">        </w:t>
      </w:r>
      <w:proofErr w:type="spellStart"/>
      <w:r w:rsidRPr="00DB5CC4">
        <w:t>self.price</w:t>
      </w:r>
      <w:proofErr w:type="spellEnd"/>
      <w:r w:rsidRPr="00DB5CC4">
        <w:t xml:space="preserve"> = price</w:t>
      </w:r>
      <w:r w:rsidRPr="00DB5CC4">
        <w:br/>
      </w:r>
      <w:r w:rsidRPr="00DB5CC4">
        <w:br/>
        <w:t xml:space="preserve">    def </w:t>
      </w:r>
      <w:proofErr w:type="spellStart"/>
      <w:r w:rsidRPr="00DB5CC4">
        <w:t>display_product</w:t>
      </w:r>
      <w:proofErr w:type="spellEnd"/>
      <w:r w:rsidRPr="00DB5CC4">
        <w:t>(self):</w:t>
      </w:r>
      <w:r w:rsidRPr="00DB5CC4">
        <w:br/>
      </w:r>
      <w:r w:rsidRPr="00DB5CC4">
        <w:lastRenderedPageBreak/>
        <w:t xml:space="preserve">        print(</w:t>
      </w:r>
      <w:proofErr w:type="spellStart"/>
      <w:r w:rsidRPr="00DB5CC4">
        <w:t>f"Product</w:t>
      </w:r>
      <w:proofErr w:type="spellEnd"/>
      <w:r w:rsidRPr="00DB5CC4">
        <w:t>: {self.name}")</w:t>
      </w:r>
      <w:r w:rsidRPr="00DB5CC4">
        <w:br/>
        <w:t xml:space="preserve">        print(</w:t>
      </w:r>
      <w:proofErr w:type="spellStart"/>
      <w:r w:rsidRPr="00DB5CC4">
        <w:t>f"Price</w:t>
      </w:r>
      <w:proofErr w:type="spellEnd"/>
      <w:r w:rsidRPr="00DB5CC4">
        <w:t>: ₹{</w:t>
      </w:r>
      <w:proofErr w:type="spellStart"/>
      <w:r w:rsidRPr="00DB5CC4">
        <w:t>self.price</w:t>
      </w:r>
      <w:proofErr w:type="spellEnd"/>
      <w:r w:rsidRPr="00DB5CC4">
        <w:t>}")</w:t>
      </w:r>
    </w:p>
    <w:p w14:paraId="3A272677" w14:textId="77777777" w:rsidR="00DB5CC4" w:rsidRPr="00DB5CC4" w:rsidRDefault="00DB5CC4" w:rsidP="00DB5CC4">
      <w:r w:rsidRPr="00DB5CC4">
        <w:pict w14:anchorId="6BA41409">
          <v:rect id="_x0000_i1172" style="width:0;height:1.5pt" o:hralign="center" o:hrstd="t" o:hr="t" fillcolor="#a0a0a0" stroked="f"/>
        </w:pict>
      </w:r>
    </w:p>
    <w:p w14:paraId="0AFB72CF" w14:textId="77777777" w:rsidR="00DB5CC4" w:rsidRPr="00DB5CC4" w:rsidRDefault="00DB5CC4" w:rsidP="00DB5CC4">
      <w:pPr>
        <w:rPr>
          <w:b/>
          <w:bCs/>
        </w:rPr>
      </w:pPr>
      <w:r w:rsidRPr="00DB5CC4">
        <w:rPr>
          <w:b/>
          <w:bCs/>
        </w:rPr>
        <w:t>3. Cart Module</w:t>
      </w:r>
    </w:p>
    <w:p w14:paraId="6B701EED" w14:textId="77777777" w:rsidR="00DB5CC4" w:rsidRPr="00DB5CC4" w:rsidRDefault="00DB5CC4" w:rsidP="00DB5CC4">
      <w:pPr>
        <w:rPr>
          <w:b/>
          <w:bCs/>
        </w:rPr>
      </w:pPr>
      <w:r w:rsidRPr="00DB5CC4">
        <w:rPr>
          <w:b/>
          <w:bCs/>
        </w:rPr>
        <w:t>File: ecommerce/cart.py</w:t>
      </w:r>
    </w:p>
    <w:p w14:paraId="475F5EFC" w14:textId="77777777" w:rsidR="00DB5CC4" w:rsidRPr="00DB5CC4" w:rsidRDefault="00DB5CC4" w:rsidP="00DB5CC4">
      <w:r w:rsidRPr="00DB5CC4">
        <w:t>class Cart:</w:t>
      </w:r>
      <w:r w:rsidRPr="00DB5CC4">
        <w:br/>
      </w:r>
      <w:r w:rsidRPr="00DB5CC4">
        <w:br/>
        <w:t xml:space="preserve">    def __</w:t>
      </w:r>
      <w:proofErr w:type="spellStart"/>
      <w:r w:rsidRPr="00DB5CC4">
        <w:t>init</w:t>
      </w:r>
      <w:proofErr w:type="spellEnd"/>
      <w:r w:rsidRPr="00DB5CC4">
        <w:t>__(self):</w:t>
      </w:r>
      <w:r w:rsidRPr="00DB5CC4">
        <w:br/>
        <w:t xml:space="preserve">        </w:t>
      </w:r>
      <w:proofErr w:type="spellStart"/>
      <w:r w:rsidRPr="00DB5CC4">
        <w:t>self.items</w:t>
      </w:r>
      <w:proofErr w:type="spellEnd"/>
      <w:r w:rsidRPr="00DB5CC4">
        <w:t xml:space="preserve"> = []</w:t>
      </w:r>
      <w:r w:rsidRPr="00DB5CC4">
        <w:br/>
      </w:r>
      <w:r w:rsidRPr="00DB5CC4">
        <w:br/>
        <w:t xml:space="preserve">    def </w:t>
      </w:r>
      <w:proofErr w:type="spellStart"/>
      <w:r w:rsidRPr="00DB5CC4">
        <w:t>add_to_cart</w:t>
      </w:r>
      <w:proofErr w:type="spellEnd"/>
      <w:r w:rsidRPr="00DB5CC4">
        <w:t>(self, product):</w:t>
      </w:r>
      <w:r w:rsidRPr="00DB5CC4">
        <w:br/>
        <w:t xml:space="preserve">        </w:t>
      </w:r>
      <w:proofErr w:type="spellStart"/>
      <w:r w:rsidRPr="00DB5CC4">
        <w:t>self.items.append</w:t>
      </w:r>
      <w:proofErr w:type="spellEnd"/>
      <w:r w:rsidRPr="00DB5CC4">
        <w:t>(product)</w:t>
      </w:r>
      <w:r w:rsidRPr="00DB5CC4">
        <w:br/>
        <w:t xml:space="preserve">        print(f"{product.name} added to cart")</w:t>
      </w:r>
      <w:r w:rsidRPr="00DB5CC4">
        <w:br/>
      </w:r>
      <w:r w:rsidRPr="00DB5CC4">
        <w:br/>
        <w:t xml:space="preserve">    def </w:t>
      </w:r>
      <w:proofErr w:type="spellStart"/>
      <w:r w:rsidRPr="00DB5CC4">
        <w:t>show_cart</w:t>
      </w:r>
      <w:proofErr w:type="spellEnd"/>
      <w:r w:rsidRPr="00DB5CC4">
        <w:t>(self):</w:t>
      </w:r>
      <w:r w:rsidRPr="00DB5CC4">
        <w:br/>
      </w:r>
      <w:r w:rsidRPr="00DB5CC4">
        <w:br/>
        <w:t xml:space="preserve">        total = 0</w:t>
      </w:r>
      <w:r w:rsidRPr="00DB5CC4">
        <w:br/>
      </w:r>
      <w:r w:rsidRPr="00DB5CC4">
        <w:br/>
        <w:t xml:space="preserve">        print("\</w:t>
      </w:r>
      <w:proofErr w:type="spellStart"/>
      <w:r w:rsidRPr="00DB5CC4">
        <w:t>nCart</w:t>
      </w:r>
      <w:proofErr w:type="spellEnd"/>
      <w:r w:rsidRPr="00DB5CC4">
        <w:t xml:space="preserve"> Items:")</w:t>
      </w:r>
      <w:r w:rsidRPr="00DB5CC4">
        <w:br/>
      </w:r>
      <w:r w:rsidRPr="00DB5CC4">
        <w:br/>
        <w:t xml:space="preserve">        for item in </w:t>
      </w:r>
      <w:proofErr w:type="spellStart"/>
      <w:r w:rsidRPr="00DB5CC4">
        <w:t>self.items</w:t>
      </w:r>
      <w:proofErr w:type="spellEnd"/>
      <w:r w:rsidRPr="00DB5CC4">
        <w:t>:</w:t>
      </w:r>
      <w:r w:rsidRPr="00DB5CC4">
        <w:br/>
        <w:t xml:space="preserve">            print(f"{item.name} - ₹{</w:t>
      </w:r>
      <w:proofErr w:type="spellStart"/>
      <w:r w:rsidRPr="00DB5CC4">
        <w:t>item.price</w:t>
      </w:r>
      <w:proofErr w:type="spellEnd"/>
      <w:r w:rsidRPr="00DB5CC4">
        <w:t>}")</w:t>
      </w:r>
      <w:r w:rsidRPr="00DB5CC4">
        <w:br/>
        <w:t xml:space="preserve">            total += </w:t>
      </w:r>
      <w:proofErr w:type="spellStart"/>
      <w:r w:rsidRPr="00DB5CC4">
        <w:t>item.price</w:t>
      </w:r>
      <w:proofErr w:type="spellEnd"/>
      <w:r w:rsidRPr="00DB5CC4">
        <w:br/>
      </w:r>
      <w:r w:rsidRPr="00DB5CC4">
        <w:br/>
        <w:t xml:space="preserve">        print(</w:t>
      </w:r>
      <w:proofErr w:type="spellStart"/>
      <w:r w:rsidRPr="00DB5CC4">
        <w:t>f"Total</w:t>
      </w:r>
      <w:proofErr w:type="spellEnd"/>
      <w:r w:rsidRPr="00DB5CC4">
        <w:t xml:space="preserve"> Amount: ₹{total}")</w:t>
      </w:r>
    </w:p>
    <w:p w14:paraId="30CBD12D" w14:textId="77777777" w:rsidR="00DB5CC4" w:rsidRPr="00DB5CC4" w:rsidRDefault="00DB5CC4" w:rsidP="00DB5CC4">
      <w:r w:rsidRPr="00DB5CC4">
        <w:pict w14:anchorId="10A18799">
          <v:rect id="_x0000_i1173" style="width:0;height:1.5pt" o:hralign="center" o:hrstd="t" o:hr="t" fillcolor="#a0a0a0" stroked="f"/>
        </w:pict>
      </w:r>
    </w:p>
    <w:p w14:paraId="162466D8" w14:textId="77777777" w:rsidR="00DB5CC4" w:rsidRPr="00DB5CC4" w:rsidRDefault="00DB5CC4" w:rsidP="00DB5CC4">
      <w:pPr>
        <w:rPr>
          <w:b/>
          <w:bCs/>
        </w:rPr>
      </w:pPr>
      <w:r w:rsidRPr="00DB5CC4">
        <w:rPr>
          <w:b/>
          <w:bCs/>
        </w:rPr>
        <w:t>4. Logger Module</w:t>
      </w:r>
    </w:p>
    <w:p w14:paraId="0D8A287D" w14:textId="77777777" w:rsidR="00DB5CC4" w:rsidRPr="00DB5CC4" w:rsidRDefault="00DB5CC4" w:rsidP="00DB5CC4">
      <w:pPr>
        <w:rPr>
          <w:b/>
          <w:bCs/>
        </w:rPr>
      </w:pPr>
      <w:r w:rsidRPr="00DB5CC4">
        <w:rPr>
          <w:b/>
          <w:bCs/>
        </w:rPr>
        <w:t>File: ecommerce/logger.py</w:t>
      </w:r>
    </w:p>
    <w:p w14:paraId="084009D9" w14:textId="77777777" w:rsidR="00DB5CC4" w:rsidRPr="00DB5CC4" w:rsidRDefault="00DB5CC4" w:rsidP="00DB5CC4">
      <w:r w:rsidRPr="00DB5CC4">
        <w:t>import logging</w:t>
      </w:r>
      <w:r w:rsidRPr="00DB5CC4">
        <w:br/>
      </w:r>
      <w:r w:rsidRPr="00DB5CC4">
        <w:br/>
      </w:r>
      <w:proofErr w:type="spellStart"/>
      <w:r w:rsidRPr="00DB5CC4">
        <w:t>logging.basicConfig</w:t>
      </w:r>
      <w:proofErr w:type="spellEnd"/>
      <w:r w:rsidRPr="00DB5CC4">
        <w:t>(</w:t>
      </w:r>
      <w:r w:rsidRPr="00DB5CC4">
        <w:br/>
        <w:t xml:space="preserve">    filename='logs/app.log',</w:t>
      </w:r>
      <w:r w:rsidRPr="00DB5CC4">
        <w:br/>
        <w:t xml:space="preserve">    level=logging.INFO,</w:t>
      </w:r>
      <w:r w:rsidRPr="00DB5CC4">
        <w:br/>
        <w:t xml:space="preserve">    format='%(</w:t>
      </w:r>
      <w:proofErr w:type="spellStart"/>
      <w:r w:rsidRPr="00DB5CC4">
        <w:t>asctime</w:t>
      </w:r>
      <w:proofErr w:type="spellEnd"/>
      <w:r w:rsidRPr="00DB5CC4">
        <w:t>)s - %(</w:t>
      </w:r>
      <w:proofErr w:type="spellStart"/>
      <w:r w:rsidRPr="00DB5CC4">
        <w:t>levelname</w:t>
      </w:r>
      <w:proofErr w:type="spellEnd"/>
      <w:r w:rsidRPr="00DB5CC4">
        <w:t>)s - %(message)s'</w:t>
      </w:r>
      <w:r w:rsidRPr="00DB5CC4">
        <w:br/>
      </w:r>
      <w:r w:rsidRPr="00DB5CC4">
        <w:lastRenderedPageBreak/>
        <w:t>)</w:t>
      </w:r>
      <w:r w:rsidRPr="00DB5CC4">
        <w:br/>
      </w:r>
      <w:r w:rsidRPr="00DB5CC4">
        <w:br/>
        <w:t xml:space="preserve">def </w:t>
      </w:r>
      <w:proofErr w:type="spellStart"/>
      <w:r w:rsidRPr="00DB5CC4">
        <w:t>log_message</w:t>
      </w:r>
      <w:proofErr w:type="spellEnd"/>
      <w:r w:rsidRPr="00DB5CC4">
        <w:t>(message):</w:t>
      </w:r>
      <w:r w:rsidRPr="00DB5CC4">
        <w:br/>
        <w:t xml:space="preserve">    logging.info(message)</w:t>
      </w:r>
    </w:p>
    <w:p w14:paraId="1BC6736B" w14:textId="77777777" w:rsidR="00DB5CC4" w:rsidRPr="00DB5CC4" w:rsidRDefault="00DB5CC4" w:rsidP="00DB5CC4">
      <w:r w:rsidRPr="00DB5CC4">
        <w:pict w14:anchorId="1FDBA278">
          <v:rect id="_x0000_i1174" style="width:0;height:1.5pt" o:hralign="center" o:hrstd="t" o:hr="t" fillcolor="#a0a0a0" stroked="f"/>
        </w:pict>
      </w:r>
    </w:p>
    <w:p w14:paraId="2746A272" w14:textId="77777777" w:rsidR="00DB5CC4" w:rsidRPr="00DB5CC4" w:rsidRDefault="00DB5CC4" w:rsidP="00DB5CC4">
      <w:pPr>
        <w:rPr>
          <w:b/>
          <w:bCs/>
        </w:rPr>
      </w:pPr>
      <w:r w:rsidRPr="00DB5CC4">
        <w:rPr>
          <w:b/>
          <w:bCs/>
        </w:rPr>
        <w:t>5. Main File</w:t>
      </w:r>
    </w:p>
    <w:p w14:paraId="5BD2A955" w14:textId="77777777" w:rsidR="00DB5CC4" w:rsidRPr="00DB5CC4" w:rsidRDefault="00DB5CC4" w:rsidP="00DB5CC4">
      <w:pPr>
        <w:rPr>
          <w:b/>
          <w:bCs/>
        </w:rPr>
      </w:pPr>
      <w:r w:rsidRPr="00DB5CC4">
        <w:rPr>
          <w:b/>
          <w:bCs/>
        </w:rPr>
        <w:t>File: main.py</w:t>
      </w:r>
    </w:p>
    <w:p w14:paraId="3BB70B61" w14:textId="77777777" w:rsidR="00DB5CC4" w:rsidRPr="00DB5CC4" w:rsidRDefault="00DB5CC4" w:rsidP="00DB5CC4">
      <w:r w:rsidRPr="00DB5CC4">
        <w:t xml:space="preserve">from </w:t>
      </w:r>
      <w:proofErr w:type="spellStart"/>
      <w:r w:rsidRPr="00DB5CC4">
        <w:t>ecommerce.products</w:t>
      </w:r>
      <w:proofErr w:type="spellEnd"/>
      <w:r w:rsidRPr="00DB5CC4">
        <w:t xml:space="preserve"> import Product</w:t>
      </w:r>
      <w:r w:rsidRPr="00DB5CC4">
        <w:br/>
        <w:t xml:space="preserve">from </w:t>
      </w:r>
      <w:proofErr w:type="spellStart"/>
      <w:r w:rsidRPr="00DB5CC4">
        <w:t>ecommerce.cart</w:t>
      </w:r>
      <w:proofErr w:type="spellEnd"/>
      <w:r w:rsidRPr="00DB5CC4">
        <w:t xml:space="preserve"> import Cart</w:t>
      </w:r>
      <w:r w:rsidRPr="00DB5CC4">
        <w:br/>
        <w:t xml:space="preserve">from </w:t>
      </w:r>
      <w:proofErr w:type="spellStart"/>
      <w:r w:rsidRPr="00DB5CC4">
        <w:t>ecommerce.logger</w:t>
      </w:r>
      <w:proofErr w:type="spellEnd"/>
      <w:r w:rsidRPr="00DB5CC4">
        <w:t xml:space="preserve"> import </w:t>
      </w:r>
      <w:proofErr w:type="spellStart"/>
      <w:r w:rsidRPr="00DB5CC4">
        <w:t>log_message</w:t>
      </w:r>
      <w:proofErr w:type="spellEnd"/>
      <w:r w:rsidRPr="00DB5CC4">
        <w:br/>
      </w:r>
      <w:r w:rsidRPr="00DB5CC4">
        <w:br/>
      </w:r>
      <w:r w:rsidRPr="00DB5CC4">
        <w:br/>
        <w:t>def main():</w:t>
      </w:r>
      <w:r w:rsidRPr="00DB5CC4">
        <w:br/>
      </w:r>
      <w:r w:rsidRPr="00DB5CC4">
        <w:br/>
        <w:t xml:space="preserve">    # Create products</w:t>
      </w:r>
      <w:r w:rsidRPr="00DB5CC4">
        <w:br/>
        <w:t xml:space="preserve">    p1 = Product("Laptop", 50000)</w:t>
      </w:r>
      <w:r w:rsidRPr="00DB5CC4">
        <w:br/>
        <w:t xml:space="preserve">    p2 = Product("Mouse", 1000)</w:t>
      </w:r>
      <w:r w:rsidRPr="00DB5CC4">
        <w:br/>
      </w:r>
      <w:r w:rsidRPr="00DB5CC4">
        <w:br/>
        <w:t xml:space="preserve">    # Display products</w:t>
      </w:r>
      <w:r w:rsidRPr="00DB5CC4">
        <w:br/>
        <w:t xml:space="preserve">    p1.display_product()</w:t>
      </w:r>
      <w:r w:rsidRPr="00DB5CC4">
        <w:br/>
        <w:t xml:space="preserve">    p2.display_product()</w:t>
      </w:r>
      <w:r w:rsidRPr="00DB5CC4">
        <w:br/>
      </w:r>
      <w:r w:rsidRPr="00DB5CC4">
        <w:br/>
        <w:t xml:space="preserve">    # Create cart</w:t>
      </w:r>
      <w:r w:rsidRPr="00DB5CC4">
        <w:br/>
        <w:t xml:space="preserve">    </w:t>
      </w:r>
      <w:proofErr w:type="spellStart"/>
      <w:r w:rsidRPr="00DB5CC4">
        <w:t>cart</w:t>
      </w:r>
      <w:proofErr w:type="spellEnd"/>
      <w:r w:rsidRPr="00DB5CC4">
        <w:t xml:space="preserve"> = Cart()</w:t>
      </w:r>
      <w:r w:rsidRPr="00DB5CC4">
        <w:br/>
      </w:r>
      <w:r w:rsidRPr="00DB5CC4">
        <w:br/>
        <w:t xml:space="preserve">    # Add products</w:t>
      </w:r>
      <w:r w:rsidRPr="00DB5CC4">
        <w:br/>
        <w:t xml:space="preserve">    </w:t>
      </w:r>
      <w:proofErr w:type="spellStart"/>
      <w:r w:rsidRPr="00DB5CC4">
        <w:t>cart.add_to_cart</w:t>
      </w:r>
      <w:proofErr w:type="spellEnd"/>
      <w:r w:rsidRPr="00DB5CC4">
        <w:t>(p1)</w:t>
      </w:r>
      <w:r w:rsidRPr="00DB5CC4">
        <w:br/>
        <w:t xml:space="preserve">    </w:t>
      </w:r>
      <w:proofErr w:type="spellStart"/>
      <w:r w:rsidRPr="00DB5CC4">
        <w:t>log_message</w:t>
      </w:r>
      <w:proofErr w:type="spellEnd"/>
      <w:r w:rsidRPr="00DB5CC4">
        <w:t>("Laptop added to cart")</w:t>
      </w:r>
      <w:r w:rsidRPr="00DB5CC4">
        <w:br/>
      </w:r>
      <w:r w:rsidRPr="00DB5CC4">
        <w:br/>
        <w:t xml:space="preserve">    </w:t>
      </w:r>
      <w:proofErr w:type="spellStart"/>
      <w:r w:rsidRPr="00DB5CC4">
        <w:t>cart.add_to_cart</w:t>
      </w:r>
      <w:proofErr w:type="spellEnd"/>
      <w:r w:rsidRPr="00DB5CC4">
        <w:t>(p2)</w:t>
      </w:r>
      <w:r w:rsidRPr="00DB5CC4">
        <w:br/>
        <w:t xml:space="preserve">    </w:t>
      </w:r>
      <w:proofErr w:type="spellStart"/>
      <w:r w:rsidRPr="00DB5CC4">
        <w:t>log_message</w:t>
      </w:r>
      <w:proofErr w:type="spellEnd"/>
      <w:r w:rsidRPr="00DB5CC4">
        <w:t>("Mouse added to cart")</w:t>
      </w:r>
      <w:r w:rsidRPr="00DB5CC4">
        <w:br/>
      </w:r>
      <w:r w:rsidRPr="00DB5CC4">
        <w:br/>
        <w:t xml:space="preserve">    # Show cart</w:t>
      </w:r>
      <w:r w:rsidRPr="00DB5CC4">
        <w:br/>
        <w:t xml:space="preserve">    </w:t>
      </w:r>
      <w:proofErr w:type="spellStart"/>
      <w:r w:rsidRPr="00DB5CC4">
        <w:t>cart.show_cart</w:t>
      </w:r>
      <w:proofErr w:type="spellEnd"/>
      <w:r w:rsidRPr="00DB5CC4">
        <w:t>()</w:t>
      </w:r>
      <w:r w:rsidRPr="00DB5CC4">
        <w:br/>
      </w:r>
      <w:r w:rsidRPr="00DB5CC4">
        <w:br/>
        <w:t xml:space="preserve">    </w:t>
      </w:r>
      <w:proofErr w:type="spellStart"/>
      <w:r w:rsidRPr="00DB5CC4">
        <w:t>log_message</w:t>
      </w:r>
      <w:proofErr w:type="spellEnd"/>
      <w:r w:rsidRPr="00DB5CC4">
        <w:t>("Cart displayed successfully")</w:t>
      </w:r>
      <w:r w:rsidRPr="00DB5CC4">
        <w:br/>
      </w:r>
      <w:r w:rsidRPr="00DB5CC4">
        <w:lastRenderedPageBreak/>
        <w:br/>
      </w:r>
      <w:r w:rsidRPr="00DB5CC4">
        <w:br/>
        <w:t># Run module as script</w:t>
      </w:r>
      <w:r w:rsidRPr="00DB5CC4">
        <w:br/>
        <w:t>if __name__ == "__main__":</w:t>
      </w:r>
      <w:r w:rsidRPr="00DB5CC4">
        <w:br/>
        <w:t xml:space="preserve">    main()</w:t>
      </w:r>
    </w:p>
    <w:p w14:paraId="783C587C" w14:textId="77777777" w:rsidR="00DB5CC4" w:rsidRPr="00DB5CC4" w:rsidRDefault="00DB5CC4" w:rsidP="00DB5CC4">
      <w:r w:rsidRPr="00DB5CC4">
        <w:pict w14:anchorId="47F49DAD">
          <v:rect id="_x0000_i1175" style="width:0;height:1.5pt" o:hralign="center" o:hrstd="t" o:hr="t" fillcolor="#a0a0a0" stroked="f"/>
        </w:pict>
      </w:r>
    </w:p>
    <w:p w14:paraId="3E1B7B7E" w14:textId="77777777" w:rsidR="00DB5CC4" w:rsidRPr="00DB5CC4" w:rsidRDefault="00DB5CC4" w:rsidP="00DB5CC4">
      <w:pPr>
        <w:rPr>
          <w:b/>
          <w:bCs/>
        </w:rPr>
      </w:pPr>
      <w:r w:rsidRPr="00DB5CC4">
        <w:rPr>
          <w:b/>
          <w:bCs/>
        </w:rPr>
        <w:t>How to Run</w:t>
      </w:r>
    </w:p>
    <w:p w14:paraId="3F5D60B9" w14:textId="77777777" w:rsidR="00DB5CC4" w:rsidRPr="00DB5CC4" w:rsidRDefault="00DB5CC4" w:rsidP="00DB5CC4">
      <w:r w:rsidRPr="00DB5CC4">
        <w:t xml:space="preserve">Open terminal inside </w:t>
      </w:r>
      <w:proofErr w:type="spellStart"/>
      <w:r w:rsidRPr="00DB5CC4">
        <w:t>ecommerce_app</w:t>
      </w:r>
      <w:proofErr w:type="spellEnd"/>
      <w:r w:rsidRPr="00DB5CC4">
        <w:t xml:space="preserve"> folder:</w:t>
      </w:r>
    </w:p>
    <w:p w14:paraId="7C546BC6" w14:textId="77777777" w:rsidR="00DB5CC4" w:rsidRPr="00DB5CC4" w:rsidRDefault="00DB5CC4" w:rsidP="00DB5CC4">
      <w:r w:rsidRPr="00DB5CC4">
        <w:t>python main.py</w:t>
      </w:r>
    </w:p>
    <w:p w14:paraId="4DB79193" w14:textId="77777777" w:rsidR="00DB5CC4" w:rsidRPr="00DB5CC4" w:rsidRDefault="00DB5CC4" w:rsidP="00DB5CC4">
      <w:r w:rsidRPr="00DB5CC4">
        <w:pict w14:anchorId="0E51C5A6">
          <v:rect id="_x0000_i1176" style="width:0;height:1.5pt" o:hralign="center" o:hrstd="t" o:hr="t" fillcolor="#a0a0a0" stroked="f"/>
        </w:pict>
      </w:r>
    </w:p>
    <w:p w14:paraId="16589DFB" w14:textId="77777777" w:rsidR="00DB5CC4" w:rsidRPr="00DB5CC4" w:rsidRDefault="00DB5CC4" w:rsidP="00DB5CC4">
      <w:pPr>
        <w:rPr>
          <w:b/>
          <w:bCs/>
        </w:rPr>
      </w:pPr>
      <w:r w:rsidRPr="00DB5CC4">
        <w:rPr>
          <w:b/>
          <w:bCs/>
        </w:rPr>
        <w:t>Output Example</w:t>
      </w:r>
    </w:p>
    <w:p w14:paraId="60B15709" w14:textId="77777777" w:rsidR="00DB5CC4" w:rsidRPr="00DB5CC4" w:rsidRDefault="00DB5CC4" w:rsidP="00DB5CC4">
      <w:r w:rsidRPr="00DB5CC4">
        <w:t>E-commerce package loaded</w:t>
      </w:r>
      <w:r w:rsidRPr="00DB5CC4">
        <w:br/>
      </w:r>
      <w:r w:rsidRPr="00DB5CC4">
        <w:br/>
        <w:t>Product: Laptop</w:t>
      </w:r>
      <w:r w:rsidRPr="00DB5CC4">
        <w:br/>
        <w:t>Price: ₹50000</w:t>
      </w:r>
      <w:r w:rsidRPr="00DB5CC4">
        <w:br/>
      </w:r>
      <w:r w:rsidRPr="00DB5CC4">
        <w:br/>
        <w:t>Product: Mouse</w:t>
      </w:r>
      <w:r w:rsidRPr="00DB5CC4">
        <w:br/>
        <w:t>Price: ₹1000</w:t>
      </w:r>
      <w:r w:rsidRPr="00DB5CC4">
        <w:br/>
      </w:r>
      <w:r w:rsidRPr="00DB5CC4">
        <w:br/>
        <w:t>Laptop added to cart</w:t>
      </w:r>
      <w:r w:rsidRPr="00DB5CC4">
        <w:br/>
        <w:t>Mouse added to cart</w:t>
      </w:r>
      <w:r w:rsidRPr="00DB5CC4">
        <w:br/>
      </w:r>
      <w:r w:rsidRPr="00DB5CC4">
        <w:br/>
      </w:r>
      <w:proofErr w:type="spellStart"/>
      <w:r w:rsidRPr="00DB5CC4">
        <w:t>Cart</w:t>
      </w:r>
      <w:proofErr w:type="spellEnd"/>
      <w:r w:rsidRPr="00DB5CC4">
        <w:t xml:space="preserve"> Items:</w:t>
      </w:r>
      <w:r w:rsidRPr="00DB5CC4">
        <w:br/>
        <w:t>Laptop - ₹50000</w:t>
      </w:r>
      <w:r w:rsidRPr="00DB5CC4">
        <w:br/>
        <w:t>Mouse - ₹1000</w:t>
      </w:r>
      <w:r w:rsidRPr="00DB5CC4">
        <w:br/>
      </w:r>
      <w:r w:rsidRPr="00DB5CC4">
        <w:br/>
        <w:t>Total Amount: ₹51000</w:t>
      </w:r>
    </w:p>
    <w:p w14:paraId="0E64DE99" w14:textId="77777777" w:rsidR="00DB5CC4" w:rsidRPr="00DB5CC4" w:rsidRDefault="00DB5CC4" w:rsidP="00DB5CC4">
      <w:r w:rsidRPr="00DB5CC4">
        <w:pict w14:anchorId="721835F0">
          <v:rect id="_x0000_i1177" style="width:0;height:1.5pt" o:hralign="center" o:hrstd="t" o:hr="t" fillcolor="#a0a0a0" stroked="f"/>
        </w:pict>
      </w:r>
    </w:p>
    <w:p w14:paraId="4EBC3D64" w14:textId="77777777" w:rsidR="00DB5CC4" w:rsidRPr="00DB5CC4" w:rsidRDefault="00DB5CC4" w:rsidP="00DB5CC4">
      <w:pPr>
        <w:rPr>
          <w:b/>
          <w:bCs/>
        </w:rPr>
      </w:pPr>
      <w:r w:rsidRPr="00DB5CC4">
        <w:rPr>
          <w:b/>
          <w:bCs/>
        </w:rPr>
        <w:t>Log File Output (logs/app.log)</w:t>
      </w:r>
    </w:p>
    <w:p w14:paraId="268C0CCE" w14:textId="77777777" w:rsidR="00DB5CC4" w:rsidRPr="00DB5CC4" w:rsidRDefault="00DB5CC4" w:rsidP="00DB5CC4">
      <w:r w:rsidRPr="00DB5CC4">
        <w:t>2026-05-15 11:30:10,123 - INFO - Laptop added to cart</w:t>
      </w:r>
      <w:r w:rsidRPr="00DB5CC4">
        <w:br/>
        <w:t>2026-05-15 11:30:10,124 - INFO - Mouse added to cart</w:t>
      </w:r>
      <w:r w:rsidRPr="00DB5CC4">
        <w:br/>
        <w:t>2026-05-15 11:30:10,125 - INFO - Cart displayed successfully</w:t>
      </w:r>
    </w:p>
    <w:p w14:paraId="65D40EC1" w14:textId="77777777" w:rsidR="00DB5CC4" w:rsidRPr="00DB5CC4" w:rsidRDefault="00DB5CC4" w:rsidP="00DB5CC4">
      <w:r w:rsidRPr="00DB5CC4">
        <w:pict w14:anchorId="25DA20B7">
          <v:rect id="_x0000_i1178" style="width:0;height:1.5pt" o:hralign="center" o:hrstd="t" o:hr="t" fillcolor="#a0a0a0" stroked="f"/>
        </w:pict>
      </w:r>
    </w:p>
    <w:p w14:paraId="1346ECBD" w14:textId="77777777" w:rsidR="00DB5CC4" w:rsidRPr="00DB5CC4" w:rsidRDefault="00DB5CC4" w:rsidP="00DB5CC4">
      <w:pPr>
        <w:rPr>
          <w:b/>
          <w:bCs/>
        </w:rPr>
      </w:pPr>
      <w:r w:rsidRPr="00DB5CC4">
        <w:rPr>
          <w:b/>
          <w:bCs/>
        </w:rPr>
        <w:lastRenderedPageBreak/>
        <w:t>Concepts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6"/>
        <w:gridCol w:w="2247"/>
      </w:tblGrid>
      <w:tr w:rsidR="00DB5CC4" w:rsidRPr="00DB5CC4" w14:paraId="2F4854C9" w14:textId="77777777">
        <w:trPr>
          <w:tblHeader/>
          <w:tblCellSpacing w:w="15" w:type="dxa"/>
        </w:trPr>
        <w:tc>
          <w:tcPr>
            <w:tcW w:w="0" w:type="auto"/>
            <w:vAlign w:val="center"/>
            <w:hideMark/>
          </w:tcPr>
          <w:p w14:paraId="22F4D458" w14:textId="77777777" w:rsidR="00DB5CC4" w:rsidRPr="00DB5CC4" w:rsidRDefault="00DB5CC4" w:rsidP="00DB5CC4">
            <w:pPr>
              <w:rPr>
                <w:b/>
                <w:bCs/>
              </w:rPr>
            </w:pPr>
            <w:r w:rsidRPr="00DB5CC4">
              <w:rPr>
                <w:b/>
                <w:bCs/>
              </w:rPr>
              <w:t>Concept</w:t>
            </w:r>
          </w:p>
        </w:tc>
        <w:tc>
          <w:tcPr>
            <w:tcW w:w="0" w:type="auto"/>
            <w:vAlign w:val="center"/>
            <w:hideMark/>
          </w:tcPr>
          <w:p w14:paraId="25830AF6" w14:textId="77777777" w:rsidR="00DB5CC4" w:rsidRPr="00DB5CC4" w:rsidRDefault="00DB5CC4" w:rsidP="00DB5CC4">
            <w:pPr>
              <w:rPr>
                <w:b/>
                <w:bCs/>
              </w:rPr>
            </w:pPr>
            <w:r w:rsidRPr="00DB5CC4">
              <w:rPr>
                <w:b/>
                <w:bCs/>
              </w:rPr>
              <w:t>Used In</w:t>
            </w:r>
          </w:p>
        </w:tc>
      </w:tr>
      <w:tr w:rsidR="00DB5CC4" w:rsidRPr="00DB5CC4" w14:paraId="0860E5AD" w14:textId="77777777">
        <w:trPr>
          <w:tblCellSpacing w:w="15" w:type="dxa"/>
        </w:trPr>
        <w:tc>
          <w:tcPr>
            <w:tcW w:w="0" w:type="auto"/>
            <w:vAlign w:val="center"/>
            <w:hideMark/>
          </w:tcPr>
          <w:p w14:paraId="04E97F8F" w14:textId="77777777" w:rsidR="00DB5CC4" w:rsidRPr="00DB5CC4" w:rsidRDefault="00DB5CC4" w:rsidP="00DB5CC4">
            <w:r w:rsidRPr="00DB5CC4">
              <w:t>Package</w:t>
            </w:r>
          </w:p>
        </w:tc>
        <w:tc>
          <w:tcPr>
            <w:tcW w:w="0" w:type="auto"/>
            <w:vAlign w:val="center"/>
            <w:hideMark/>
          </w:tcPr>
          <w:p w14:paraId="0CCF50F1" w14:textId="77777777" w:rsidR="00DB5CC4" w:rsidRPr="00DB5CC4" w:rsidRDefault="00DB5CC4" w:rsidP="00DB5CC4">
            <w:r w:rsidRPr="00DB5CC4">
              <w:t>ecommerce/</w:t>
            </w:r>
          </w:p>
        </w:tc>
      </w:tr>
      <w:tr w:rsidR="00DB5CC4" w:rsidRPr="00DB5CC4" w14:paraId="491F854F" w14:textId="77777777">
        <w:trPr>
          <w:tblCellSpacing w:w="15" w:type="dxa"/>
        </w:trPr>
        <w:tc>
          <w:tcPr>
            <w:tcW w:w="0" w:type="auto"/>
            <w:vAlign w:val="center"/>
            <w:hideMark/>
          </w:tcPr>
          <w:p w14:paraId="0857D333" w14:textId="77777777" w:rsidR="00DB5CC4" w:rsidRPr="00DB5CC4" w:rsidRDefault="00DB5CC4" w:rsidP="00DB5CC4">
            <w:r w:rsidRPr="00DB5CC4">
              <w:t>__init__.py</w:t>
            </w:r>
          </w:p>
        </w:tc>
        <w:tc>
          <w:tcPr>
            <w:tcW w:w="0" w:type="auto"/>
            <w:vAlign w:val="center"/>
            <w:hideMark/>
          </w:tcPr>
          <w:p w14:paraId="2C4E0B98" w14:textId="77777777" w:rsidR="00DB5CC4" w:rsidRPr="00DB5CC4" w:rsidRDefault="00DB5CC4" w:rsidP="00DB5CC4">
            <w:r w:rsidRPr="00DB5CC4">
              <w:t>Package initialization</w:t>
            </w:r>
          </w:p>
        </w:tc>
      </w:tr>
      <w:tr w:rsidR="00DB5CC4" w:rsidRPr="00DB5CC4" w14:paraId="7FC83B80" w14:textId="77777777">
        <w:trPr>
          <w:tblCellSpacing w:w="15" w:type="dxa"/>
        </w:trPr>
        <w:tc>
          <w:tcPr>
            <w:tcW w:w="0" w:type="auto"/>
            <w:vAlign w:val="center"/>
            <w:hideMark/>
          </w:tcPr>
          <w:p w14:paraId="5949FF4A" w14:textId="77777777" w:rsidR="00DB5CC4" w:rsidRPr="00DB5CC4" w:rsidRDefault="00DB5CC4" w:rsidP="00DB5CC4">
            <w:r w:rsidRPr="00DB5CC4">
              <w:t>Class</w:t>
            </w:r>
          </w:p>
        </w:tc>
        <w:tc>
          <w:tcPr>
            <w:tcW w:w="0" w:type="auto"/>
            <w:vAlign w:val="center"/>
            <w:hideMark/>
          </w:tcPr>
          <w:p w14:paraId="06D3A0B0" w14:textId="77777777" w:rsidR="00DB5CC4" w:rsidRPr="00DB5CC4" w:rsidRDefault="00DB5CC4" w:rsidP="00DB5CC4">
            <w:r w:rsidRPr="00DB5CC4">
              <w:t>Product, Cart</w:t>
            </w:r>
          </w:p>
        </w:tc>
      </w:tr>
      <w:tr w:rsidR="00DB5CC4" w:rsidRPr="00DB5CC4" w14:paraId="79D6A24F" w14:textId="77777777">
        <w:trPr>
          <w:tblCellSpacing w:w="15" w:type="dxa"/>
        </w:trPr>
        <w:tc>
          <w:tcPr>
            <w:tcW w:w="0" w:type="auto"/>
            <w:vAlign w:val="center"/>
            <w:hideMark/>
          </w:tcPr>
          <w:p w14:paraId="3F9FAD36" w14:textId="77777777" w:rsidR="00DB5CC4" w:rsidRPr="00DB5CC4" w:rsidRDefault="00DB5CC4" w:rsidP="00DB5CC4">
            <w:r w:rsidRPr="00DB5CC4">
              <w:t>Function</w:t>
            </w:r>
          </w:p>
        </w:tc>
        <w:tc>
          <w:tcPr>
            <w:tcW w:w="0" w:type="auto"/>
            <w:vAlign w:val="center"/>
            <w:hideMark/>
          </w:tcPr>
          <w:p w14:paraId="6BC4D971" w14:textId="77777777" w:rsidR="00DB5CC4" w:rsidRPr="00DB5CC4" w:rsidRDefault="00DB5CC4" w:rsidP="00DB5CC4">
            <w:proofErr w:type="spellStart"/>
            <w:r w:rsidRPr="00DB5CC4">
              <w:t>log_message</w:t>
            </w:r>
            <w:proofErr w:type="spellEnd"/>
            <w:r w:rsidRPr="00DB5CC4">
              <w:t>()</w:t>
            </w:r>
          </w:p>
        </w:tc>
      </w:tr>
      <w:tr w:rsidR="00DB5CC4" w:rsidRPr="00DB5CC4" w14:paraId="54CAA0AB" w14:textId="77777777">
        <w:trPr>
          <w:tblCellSpacing w:w="15" w:type="dxa"/>
        </w:trPr>
        <w:tc>
          <w:tcPr>
            <w:tcW w:w="0" w:type="auto"/>
            <w:vAlign w:val="center"/>
            <w:hideMark/>
          </w:tcPr>
          <w:p w14:paraId="3A1D9E05" w14:textId="77777777" w:rsidR="00DB5CC4" w:rsidRPr="00DB5CC4" w:rsidRDefault="00DB5CC4" w:rsidP="00DB5CC4">
            <w:r w:rsidRPr="00DB5CC4">
              <w:t>Logging</w:t>
            </w:r>
          </w:p>
        </w:tc>
        <w:tc>
          <w:tcPr>
            <w:tcW w:w="0" w:type="auto"/>
            <w:vAlign w:val="center"/>
            <w:hideMark/>
          </w:tcPr>
          <w:p w14:paraId="1D440042" w14:textId="77777777" w:rsidR="00DB5CC4" w:rsidRPr="00DB5CC4" w:rsidRDefault="00DB5CC4" w:rsidP="00DB5CC4">
            <w:r w:rsidRPr="00DB5CC4">
              <w:t>logging module</w:t>
            </w:r>
          </w:p>
        </w:tc>
      </w:tr>
      <w:tr w:rsidR="00DB5CC4" w:rsidRPr="00DB5CC4" w14:paraId="1EBB59CF" w14:textId="77777777">
        <w:trPr>
          <w:tblCellSpacing w:w="15" w:type="dxa"/>
        </w:trPr>
        <w:tc>
          <w:tcPr>
            <w:tcW w:w="0" w:type="auto"/>
            <w:vAlign w:val="center"/>
            <w:hideMark/>
          </w:tcPr>
          <w:p w14:paraId="7C829EE7" w14:textId="77777777" w:rsidR="00DB5CC4" w:rsidRPr="00DB5CC4" w:rsidRDefault="00DB5CC4" w:rsidP="00DB5CC4">
            <w:r w:rsidRPr="00DB5CC4">
              <w:t>Module Import</w:t>
            </w:r>
          </w:p>
        </w:tc>
        <w:tc>
          <w:tcPr>
            <w:tcW w:w="0" w:type="auto"/>
            <w:vAlign w:val="center"/>
            <w:hideMark/>
          </w:tcPr>
          <w:p w14:paraId="3A16FB81" w14:textId="77777777" w:rsidR="00DB5CC4" w:rsidRPr="00DB5CC4" w:rsidRDefault="00DB5CC4" w:rsidP="00DB5CC4">
            <w:r w:rsidRPr="00DB5CC4">
              <w:t>from ecommerce...</w:t>
            </w:r>
          </w:p>
        </w:tc>
      </w:tr>
    </w:tbl>
    <w:p w14:paraId="598E1345" w14:textId="77777777" w:rsidR="00DB5CC4" w:rsidRDefault="00DB5CC4"/>
    <w:sectPr w:rsidR="00DB5C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F16E4"/>
    <w:multiLevelType w:val="multilevel"/>
    <w:tmpl w:val="DFFC8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A9474F"/>
    <w:multiLevelType w:val="multilevel"/>
    <w:tmpl w:val="B3847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4834376">
    <w:abstractNumId w:val="1"/>
  </w:num>
  <w:num w:numId="2" w16cid:durableId="2084519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A42"/>
    <w:rsid w:val="00C022BA"/>
    <w:rsid w:val="00DB5CC4"/>
    <w:rsid w:val="00F23A12"/>
    <w:rsid w:val="00FC0A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7D74C"/>
  <w15:chartTrackingRefBased/>
  <w15:docId w15:val="{E3F81416-4717-4269-8725-69F60492B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A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0A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0A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0A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0A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0A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A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A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A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A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0A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0A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0A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0A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0A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A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A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A42"/>
    <w:rPr>
      <w:rFonts w:eastAsiaTheme="majorEastAsia" w:cstheme="majorBidi"/>
      <w:color w:val="272727" w:themeColor="text1" w:themeTint="D8"/>
    </w:rPr>
  </w:style>
  <w:style w:type="paragraph" w:styleId="Title">
    <w:name w:val="Title"/>
    <w:basedOn w:val="Normal"/>
    <w:next w:val="Normal"/>
    <w:link w:val="TitleChar"/>
    <w:uiPriority w:val="10"/>
    <w:qFormat/>
    <w:rsid w:val="00FC0A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A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A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A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A42"/>
    <w:pPr>
      <w:spacing w:before="160"/>
      <w:jc w:val="center"/>
    </w:pPr>
    <w:rPr>
      <w:i/>
      <w:iCs/>
      <w:color w:val="404040" w:themeColor="text1" w:themeTint="BF"/>
    </w:rPr>
  </w:style>
  <w:style w:type="character" w:customStyle="1" w:styleId="QuoteChar">
    <w:name w:val="Quote Char"/>
    <w:basedOn w:val="DefaultParagraphFont"/>
    <w:link w:val="Quote"/>
    <w:uiPriority w:val="29"/>
    <w:rsid w:val="00FC0A42"/>
    <w:rPr>
      <w:i/>
      <w:iCs/>
      <w:color w:val="404040" w:themeColor="text1" w:themeTint="BF"/>
    </w:rPr>
  </w:style>
  <w:style w:type="paragraph" w:styleId="ListParagraph">
    <w:name w:val="List Paragraph"/>
    <w:basedOn w:val="Normal"/>
    <w:uiPriority w:val="34"/>
    <w:qFormat/>
    <w:rsid w:val="00FC0A42"/>
    <w:pPr>
      <w:ind w:left="720"/>
      <w:contextualSpacing/>
    </w:pPr>
  </w:style>
  <w:style w:type="character" w:styleId="IntenseEmphasis">
    <w:name w:val="Intense Emphasis"/>
    <w:basedOn w:val="DefaultParagraphFont"/>
    <w:uiPriority w:val="21"/>
    <w:qFormat/>
    <w:rsid w:val="00FC0A42"/>
    <w:rPr>
      <w:i/>
      <w:iCs/>
      <w:color w:val="0F4761" w:themeColor="accent1" w:themeShade="BF"/>
    </w:rPr>
  </w:style>
  <w:style w:type="paragraph" w:styleId="IntenseQuote">
    <w:name w:val="Intense Quote"/>
    <w:basedOn w:val="Normal"/>
    <w:next w:val="Normal"/>
    <w:link w:val="IntenseQuoteChar"/>
    <w:uiPriority w:val="30"/>
    <w:qFormat/>
    <w:rsid w:val="00FC0A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0A42"/>
    <w:rPr>
      <w:i/>
      <w:iCs/>
      <w:color w:val="0F4761" w:themeColor="accent1" w:themeShade="BF"/>
    </w:rPr>
  </w:style>
  <w:style w:type="character" w:styleId="IntenseReference">
    <w:name w:val="Intense Reference"/>
    <w:basedOn w:val="DefaultParagraphFont"/>
    <w:uiPriority w:val="32"/>
    <w:qFormat/>
    <w:rsid w:val="00FC0A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11</Pages>
  <Words>1091</Words>
  <Characters>6224</Characters>
  <Application>Microsoft Office Word</Application>
  <DocSecurity>0</DocSecurity>
  <Lines>51</Lines>
  <Paragraphs>14</Paragraphs>
  <ScaleCrop>false</ScaleCrop>
  <Company/>
  <LinksUpToDate>false</LinksUpToDate>
  <CharactersWithSpaces>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preeti singh</dc:creator>
  <cp:keywords/>
  <dc:description/>
  <cp:lastModifiedBy>preeti singh</cp:lastModifiedBy>
  <cp:revision>1</cp:revision>
  <dcterms:created xsi:type="dcterms:W3CDTF">2026-05-20T04:59:00Z</dcterms:created>
  <dcterms:modified xsi:type="dcterms:W3CDTF">2026-05-20T06:59:00Z</dcterms:modified>
</cp:coreProperties>
</file>